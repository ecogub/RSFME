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640CBF" w14:textId="5BB90E29" w:rsidR="0084733F" w:rsidRDefault="0084733F" w:rsidP="00214066">
      <w:pPr>
        <w:pStyle w:val="Title"/>
        <w:jc w:val="center"/>
        <w:rPr>
          <w:sz w:val="36"/>
          <w:szCs w:val="36"/>
        </w:rPr>
      </w:pPr>
      <w:bookmarkStart w:id="0" w:name="_Hlk128147151"/>
      <w:bookmarkStart w:id="1" w:name="_Hlk127357987"/>
      <w:bookmarkEnd w:id="0"/>
      <w:r w:rsidRPr="00F464A2">
        <w:rPr>
          <w:sz w:val="36"/>
          <w:szCs w:val="36"/>
        </w:rPr>
        <w:t>A User</w:t>
      </w:r>
      <w:r w:rsidR="000A530C">
        <w:rPr>
          <w:sz w:val="36"/>
          <w:szCs w:val="36"/>
        </w:rPr>
        <w:t>-</w:t>
      </w:r>
      <w:r w:rsidRPr="00F464A2">
        <w:rPr>
          <w:sz w:val="36"/>
          <w:szCs w:val="36"/>
        </w:rPr>
        <w:t xml:space="preserve">Focused Assessment of </w:t>
      </w:r>
      <w:r w:rsidR="003320A6" w:rsidRPr="00F464A2">
        <w:rPr>
          <w:sz w:val="36"/>
          <w:szCs w:val="36"/>
        </w:rPr>
        <w:t xml:space="preserve">Annual </w:t>
      </w:r>
      <w:r w:rsidRPr="00F464A2">
        <w:rPr>
          <w:sz w:val="36"/>
          <w:szCs w:val="36"/>
        </w:rPr>
        <w:t xml:space="preserve">Load Estimation Methods </w:t>
      </w:r>
      <w:r w:rsidR="00F464A2" w:rsidRPr="00F464A2">
        <w:rPr>
          <w:sz w:val="36"/>
          <w:szCs w:val="36"/>
        </w:rPr>
        <w:t>in Small Watersheds</w:t>
      </w:r>
    </w:p>
    <w:bookmarkEnd w:id="1"/>
    <w:p w14:paraId="65611E06" w14:textId="1EB4475C" w:rsidR="00182136" w:rsidRDefault="00182136" w:rsidP="00182136"/>
    <w:p w14:paraId="3ED551AA" w14:textId="05D7E037" w:rsidR="00182136" w:rsidRDefault="00182136" w:rsidP="00182136">
      <w:r>
        <w:t>Target Journal – Water Resources Research</w:t>
      </w:r>
    </w:p>
    <w:p w14:paraId="1EE679B2" w14:textId="5068D28F" w:rsidR="00182136" w:rsidRDefault="00182136" w:rsidP="00182136"/>
    <w:p w14:paraId="60628AF8" w14:textId="3D7100F9" w:rsidR="00E33BB0" w:rsidRDefault="00E33BB0" w:rsidP="00182136">
      <w:r>
        <w:rPr>
          <w:b/>
          <w:bCs/>
          <w:i/>
          <w:iCs/>
          <w:color w:val="000000"/>
        </w:rPr>
        <w:t>Nicholas J Gubbins</w:t>
      </w:r>
      <w:r>
        <w:rPr>
          <w:i/>
          <w:iCs/>
          <w:color w:val="000000"/>
        </w:rPr>
        <w:t xml:space="preserve">, Weston M Slaughter, Mike </w:t>
      </w:r>
      <w:proofErr w:type="spellStart"/>
      <w:r>
        <w:rPr>
          <w:i/>
          <w:iCs/>
          <w:color w:val="000000"/>
        </w:rPr>
        <w:t>Vlah</w:t>
      </w:r>
      <w:proofErr w:type="spellEnd"/>
      <w:r>
        <w:rPr>
          <w:i/>
          <w:iCs/>
          <w:color w:val="000000"/>
        </w:rPr>
        <w:t>, Spencer Rhea, Matthew RV Ross, Emily S Bernhardt</w:t>
      </w:r>
    </w:p>
    <w:p w14:paraId="609533AE" w14:textId="3E01CDA5" w:rsidR="00F27BB5" w:rsidRDefault="00F27BB5" w:rsidP="00F27BB5">
      <w:pPr>
        <w:pStyle w:val="Heading1"/>
      </w:pPr>
      <w:r>
        <w:t>Abstract</w:t>
      </w:r>
    </w:p>
    <w:p w14:paraId="64A30DA9" w14:textId="77777777" w:rsidR="009075A4" w:rsidRDefault="009075A4">
      <w:pPr>
        <w:pStyle w:val="Heading1"/>
        <w:rPr>
          <w:color w:val="000000"/>
          <w:sz w:val="22"/>
          <w:szCs w:val="22"/>
        </w:rPr>
      </w:pPr>
      <w:bookmarkStart w:id="2" w:name="_ciptva27pjl" w:colFirst="0" w:colLast="0"/>
      <w:bookmarkEnd w:id="2"/>
      <w:r>
        <w:rPr>
          <w:color w:val="000000"/>
          <w:sz w:val="22"/>
          <w:szCs w:val="22"/>
        </w:rPr>
        <w:t>Solute load is the total mass of solutes that leaves a watershed over a given period. These loads help us understand how watershed ecosystems are changing through time, how people are altering biogeochemical processes, and help us make management decisions. Yet, using these estimates at macrosystem-scales (</w:t>
      </w:r>
      <w:proofErr w:type="gramStart"/>
      <w:r>
        <w:rPr>
          <w:color w:val="000000"/>
          <w:sz w:val="22"/>
          <w:szCs w:val="22"/>
        </w:rPr>
        <w:t>e.g.</w:t>
      </w:r>
      <w:proofErr w:type="gramEnd"/>
      <w:r>
        <w:rPr>
          <w:color w:val="000000"/>
          <w:sz w:val="22"/>
          <w:szCs w:val="22"/>
        </w:rPr>
        <w:t xml:space="preserve"> across many sites) is complicated by differences in underlying data quality and estimation methods between sites, periods, and solutes. Using high-frequency sensor data from the Hubbard Brook Experimental Forest, we generated time series of increasingly coarse sampling frequencies, and tested the sensitivity of various load estimation methods. We further tested the accuracy of common methods using synthetic time series, spanning a range of flow regimes and concentration-discharge (</w:t>
      </w:r>
      <w:proofErr w:type="gramStart"/>
      <w:r>
        <w:rPr>
          <w:color w:val="000000"/>
          <w:sz w:val="22"/>
          <w:szCs w:val="22"/>
        </w:rPr>
        <w:t>C:Q</w:t>
      </w:r>
      <w:proofErr w:type="gramEnd"/>
      <w:r>
        <w:rPr>
          <w:color w:val="000000"/>
          <w:sz w:val="22"/>
          <w:szCs w:val="22"/>
        </w:rPr>
        <w:t xml:space="preserve">) relationships. Lastly, we applied each estimation method to the </w:t>
      </w:r>
      <w:proofErr w:type="spellStart"/>
      <w:r>
        <w:rPr>
          <w:color w:val="000000"/>
          <w:sz w:val="22"/>
          <w:szCs w:val="22"/>
        </w:rPr>
        <w:t>MacroSheds</w:t>
      </w:r>
      <w:proofErr w:type="spellEnd"/>
      <w:r>
        <w:rPr>
          <w:color w:val="000000"/>
          <w:sz w:val="22"/>
          <w:szCs w:val="22"/>
        </w:rPr>
        <w:t xml:space="preserve"> dataset (macrosheds.org), generating a publicly available dataset of 16,489 site-years of data across 93 sites and 112 solutes. Results from both the simulated data coarsening and synthetic time series experiments indicate that load estimates with high sampling frequency (daily or better) and an informative </w:t>
      </w:r>
      <w:proofErr w:type="gramStart"/>
      <w:r>
        <w:rPr>
          <w:color w:val="000000"/>
          <w:sz w:val="22"/>
          <w:szCs w:val="22"/>
        </w:rPr>
        <w:t>C:Q</w:t>
      </w:r>
      <w:proofErr w:type="gramEnd"/>
      <w:r>
        <w:rPr>
          <w:color w:val="000000"/>
          <w:sz w:val="22"/>
          <w:szCs w:val="22"/>
        </w:rPr>
        <w:t xml:space="preserve"> relationship are well suited for synthesis science efforts (errors within ~10%). Estimates based on coarse (biweekly or coarser) underlying data and incomplete </w:t>
      </w:r>
      <w:proofErr w:type="gramStart"/>
      <w:r>
        <w:rPr>
          <w:color w:val="000000"/>
          <w:sz w:val="22"/>
          <w:szCs w:val="22"/>
        </w:rPr>
        <w:t>C:Q</w:t>
      </w:r>
      <w:proofErr w:type="gramEnd"/>
      <w:r>
        <w:rPr>
          <w:color w:val="000000"/>
          <w:sz w:val="22"/>
          <w:szCs w:val="22"/>
        </w:rPr>
        <w:t xml:space="preserve"> relationships showed large enough error (&gt;50%) to suggest they would be misleading if included in synthesis efforts. Our results suggest that scientists interested in comparing load estimates should first consider (1)  sensitivity of their analysis to changes in load magnitudes, (2) the underlying data frequency used to generate estimates, (3) the C:Q relationship of their solute of interest, and (4) their confidence in the completeness of that C:Q relationship over the period.</w:t>
      </w:r>
    </w:p>
    <w:p w14:paraId="75FA163F" w14:textId="39F41A55" w:rsidR="0016770B" w:rsidRDefault="00D90CF5">
      <w:pPr>
        <w:pStyle w:val="Heading1"/>
      </w:pPr>
      <w:r>
        <w:t>Introduction</w:t>
      </w:r>
    </w:p>
    <w:p w14:paraId="031998DB" w14:textId="77777777" w:rsidR="00A137BF" w:rsidRDefault="00A137BF" w:rsidP="00A137BF">
      <w:r>
        <w:t xml:space="preserve">Annual stream load is the mass of solutes or sediments that move past a point in a stream during a water year. Quantifying how and when solutes move out of watersheds gives researchers key insights into how a watershed functions as a system. Estimates of solute loads are a foundational measure of critical </w:t>
      </w:r>
      <w:commentRangeStart w:id="3"/>
      <w:r>
        <w:t xml:space="preserve">watershed-ecosystem </w:t>
      </w:r>
      <w:commentRangeEnd w:id="3"/>
      <w:r w:rsidR="00C91C3F">
        <w:rPr>
          <w:rStyle w:val="CommentReference"/>
        </w:rPr>
        <w:commentReference w:id="3"/>
      </w:r>
      <w:r>
        <w:t xml:space="preserve">functions–such as a watershed’s ability to retain nutrients or weather bedrock–and are valuable across disciplines. </w:t>
      </w:r>
      <w:commentRangeStart w:id="4"/>
      <w:r>
        <w:t xml:space="preserve">For instance, researchers interested in nutrients rely on estimates of solute export to compare watershed function in paired catchment studies (such as Bormann et al, 1968; Likens et al, 1970; Likens et al, 2006). </w:t>
      </w:r>
      <w:commentRangeEnd w:id="4"/>
      <w:r w:rsidR="00C3546D">
        <w:rPr>
          <w:rStyle w:val="CommentReference"/>
        </w:rPr>
        <w:commentReference w:id="4"/>
      </w:r>
      <w:r>
        <w:t xml:space="preserve">Geochemists use load estimates to constrain in-watershed weathering rates </w:t>
      </w:r>
      <w:r>
        <w:lastRenderedPageBreak/>
        <w:t>(</w:t>
      </w:r>
      <w:proofErr w:type="spellStart"/>
      <w:r>
        <w:t>Gaillardet</w:t>
      </w:r>
      <w:proofErr w:type="spellEnd"/>
      <w:r>
        <w:t xml:space="preserve"> et al, 1999; Maher and Chamberlain, 2104). Land managers and government decision makers rely on accurate estimation of solute loads to write and apply policy (USEPA, 2000; Schilling et al, 2017). </w:t>
      </w:r>
    </w:p>
    <w:p w14:paraId="0809C162" w14:textId="77777777" w:rsidR="00A137BF" w:rsidRPr="00091EC2" w:rsidRDefault="00A137BF" w:rsidP="00A137BF"/>
    <w:p w14:paraId="794C8C71" w14:textId="08434BEB" w:rsidR="00A137BF" w:rsidRDefault="00CF466C" w:rsidP="00A137BF">
      <w:ins w:id="5" w:author="Ross,Matthew" w:date="2023-03-09T09:31:00Z">
        <w:r>
          <w:t xml:space="preserve">A perfect, and usually impossible, way to </w:t>
        </w:r>
        <w:proofErr w:type="spellStart"/>
        <w:r>
          <w:t>estimate</w:t>
        </w:r>
      </w:ins>
      <w:commentRangeStart w:id="6"/>
      <w:r w:rsidR="00A137BF">
        <w:t>True</w:t>
      </w:r>
      <w:proofErr w:type="spellEnd"/>
      <w:r w:rsidR="00A137BF">
        <w:t xml:space="preserve"> </w:t>
      </w:r>
      <w:commentRangeEnd w:id="6"/>
      <w:r w:rsidR="00C3546D">
        <w:rPr>
          <w:rStyle w:val="CommentReference"/>
        </w:rPr>
        <w:commentReference w:id="6"/>
      </w:r>
      <w:r w:rsidR="00A137BF">
        <w:t xml:space="preserve">solute loads are calculated as the product of the solute’s concentration and streamflow, integrated </w:t>
      </w:r>
      <w:r w:rsidR="00A137BF" w:rsidRPr="00E54B72">
        <w:rPr>
          <w:i/>
          <w:iCs/>
        </w:rPr>
        <w:t>continuously</w:t>
      </w:r>
      <w:r w:rsidR="00A137BF">
        <w:t xml:space="preserve"> over time, as shown in equation 1.</w:t>
      </w:r>
      <w:r w:rsidR="00A137BF" w:rsidRPr="0070772C">
        <w:t xml:space="preserve"> </w:t>
      </w:r>
      <w:r w:rsidR="00A137BF">
        <w:t xml:space="preserve">Where </w:t>
      </w:r>
      <m:oMath>
        <m:r>
          <w:rPr>
            <w:rFonts w:ascii="Cambria Math" w:hAnsi="Cambria Math"/>
          </w:rPr>
          <m:t>L</m:t>
        </m:r>
      </m:oMath>
      <w:r w:rsidR="00A137BF">
        <w:t xml:space="preserve"> is the load, </w:t>
      </w:r>
      <m:oMath>
        <m:r>
          <w:rPr>
            <w:rFonts w:ascii="Cambria Math" w:hAnsi="Cambria Math"/>
          </w:rPr>
          <m:t>C</m:t>
        </m:r>
      </m:oMath>
      <w:r w:rsidR="00A137BF">
        <w:t xml:space="preserve"> the concentration, </w:t>
      </w:r>
      <m:oMath>
        <m:r>
          <w:rPr>
            <w:rFonts w:ascii="Cambria Math" w:hAnsi="Cambria Math"/>
          </w:rPr>
          <m:t>Q</m:t>
        </m:r>
      </m:oMath>
      <w:r w:rsidR="00A137BF">
        <w:t xml:space="preserve"> the streamflow, and </w:t>
      </w:r>
      <m:oMath>
        <m:r>
          <w:rPr>
            <w:rFonts w:ascii="Cambria Math" w:hAnsi="Cambria Math"/>
          </w:rPr>
          <m:t>t</m:t>
        </m:r>
      </m:oMath>
      <w:r w:rsidR="00A137BF">
        <w:t xml:space="preserve"> the time.</w:t>
      </w:r>
    </w:p>
    <w:p w14:paraId="08B4B299" w14:textId="77777777" w:rsidR="00A137BF" w:rsidRDefault="00A137BF" w:rsidP="00A137BF"/>
    <w:p w14:paraId="17343CF9" w14:textId="77777777" w:rsidR="00A137BF" w:rsidRPr="008E6503" w:rsidRDefault="00000000" w:rsidP="00A137BF">
      <m:oMathPara>
        <m:oMath>
          <m:d>
            <m:dPr>
              <m:ctrlPr>
                <w:rPr>
                  <w:rFonts w:ascii="Cambria Math" w:hAnsi="Cambria Math"/>
                  <w:i/>
                </w:rPr>
              </m:ctrlPr>
            </m:dPr>
            <m:e>
              <m:r>
                <w:rPr>
                  <w:rFonts w:ascii="Cambria Math" w:hAnsi="Cambria Math"/>
                </w:rPr>
                <m:t>equation 1</m:t>
              </m:r>
            </m:e>
          </m:d>
          <m:r>
            <w:rPr>
              <w:rFonts w:ascii="Cambria Math" w:hAnsi="Cambria Math"/>
            </w:rPr>
            <m:t xml:space="preserve">    L= </m:t>
          </m:r>
          <m:nary>
            <m:naryPr>
              <m:limLoc m:val="undOvr"/>
              <m:subHide m:val="1"/>
              <m:supHide m:val="1"/>
              <m:ctrlPr>
                <w:rPr>
                  <w:rFonts w:ascii="Cambria Math" w:hAnsi="Cambria Math"/>
                  <w:i/>
                </w:rPr>
              </m:ctrlPr>
            </m:naryPr>
            <m:sub/>
            <m:sup/>
            <m:e>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Q</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4A13E86F" w14:textId="77777777" w:rsidR="00A137BF" w:rsidRDefault="00A137BF" w:rsidP="00A137BF"/>
    <w:p w14:paraId="78C8CB34" w14:textId="5EFF3489" w:rsidR="00A137BF" w:rsidRDefault="00A137BF" w:rsidP="00A137BF">
      <w:r>
        <w:t xml:space="preserve">Unfortunately, environmental data is rarely truly continuous. </w:t>
      </w:r>
      <w:ins w:id="7" w:author="Ross,Matthew" w:date="2023-03-09T09:32:00Z">
        <w:r w:rsidR="00D14EC6">
          <w:t xml:space="preserve">However, after </w:t>
        </w:r>
      </w:ins>
      <w:del w:id="8" w:author="Ross,Matthew" w:date="2023-03-09T09:32:00Z">
        <w:r w:rsidDel="00D14EC6">
          <w:delText xml:space="preserve">Through over </w:delText>
        </w:r>
      </w:del>
      <w:r>
        <w:t xml:space="preserve">a century of collective effort, streamflow gauging and modelling can </w:t>
      </w:r>
      <w:del w:id="9" w:author="Ross,Matthew" w:date="2023-03-09T09:32:00Z">
        <w:r w:rsidDel="00D14EC6">
          <w:delText xml:space="preserve">now </w:delText>
        </w:r>
      </w:del>
      <w:r>
        <w:t xml:space="preserve">generate reliable, near-continuous estimates of streamflow or discharge for most systems of interest. </w:t>
      </w:r>
      <w:del w:id="10" w:author="Ross,Matthew" w:date="2023-03-09T09:50:00Z">
        <w:r w:rsidDel="000576EF">
          <w:delText>Howeve</w:delText>
        </w:r>
      </w:del>
      <w:ins w:id="11" w:author="Ross,Matthew" w:date="2023-03-09T09:50:00Z">
        <w:r w:rsidR="005D2859">
          <w:t xml:space="preserve">To perfectly estimate </w:t>
        </w:r>
        <w:proofErr w:type="gramStart"/>
        <w:r w:rsidR="005D2859">
          <w:t>flux</w:t>
        </w:r>
        <w:proofErr w:type="gramEnd"/>
        <w:r w:rsidR="005D2859">
          <w:t xml:space="preserve"> we would need not only near-continuous discharge estimates, but also</w:t>
        </w:r>
        <w:r w:rsidR="009E47EF">
          <w:t xml:space="preserve"> near-continuous </w:t>
        </w:r>
        <w:proofErr w:type="spellStart"/>
        <w:r w:rsidR="009E47EF">
          <w:t>measuremtns</w:t>
        </w:r>
        <w:proofErr w:type="spellEnd"/>
        <w:r w:rsidR="009E47EF">
          <w:t xml:space="preserve"> of solutes. Yet</w:t>
        </w:r>
      </w:ins>
      <w:del w:id="12" w:author="Ross,Matthew" w:date="2023-03-09T09:50:00Z">
        <w:r w:rsidDel="000576EF">
          <w:delText>r</w:delText>
        </w:r>
      </w:del>
      <w:ins w:id="13" w:author="Ross,Matthew" w:date="2023-03-09T09:51:00Z">
        <w:r w:rsidR="009E47EF">
          <w:t xml:space="preserve"> this kind of data, whether directly measured or modelled is rare</w:t>
        </w:r>
      </w:ins>
      <w:del w:id="14" w:author="Ross,Matthew" w:date="2023-03-09T09:51:00Z">
        <w:r w:rsidDel="009E47EF">
          <w:delText>, near continuous</w:delText>
        </w:r>
      </w:del>
      <w:r>
        <w:t xml:space="preserve"> </w:t>
      </w:r>
      <w:del w:id="15" w:author="Ross,Matthew" w:date="2023-03-09T09:51:00Z">
        <w:r w:rsidDel="009E47EF">
          <w:delText xml:space="preserve">measuring, or modeling, of high-interest solutes has proven to be a more persistent challenge </w:delText>
        </w:r>
      </w:del>
      <w:r>
        <w:t xml:space="preserve">due to the labor and time involved in measurement (Kirchner et al, 2004; Pellerin et al, 2014; Zimmer et al, 2019). </w:t>
      </w:r>
      <w:ins w:id="16" w:author="Ross,Matthew" w:date="2023-03-09T09:57:00Z">
        <w:r w:rsidR="00853F0F">
          <w:t>Up until recently (</w:t>
        </w:r>
        <w:proofErr w:type="spellStart"/>
        <w:r w:rsidR="000C1830">
          <w:t>Plynlimon</w:t>
        </w:r>
        <w:proofErr w:type="spellEnd"/>
        <w:r w:rsidR="000C1830">
          <w:t xml:space="preserve"> PAPER), </w:t>
        </w:r>
      </w:ins>
      <w:del w:id="17" w:author="Ross,Matthew" w:date="2023-03-09T09:57:00Z">
        <w:r w:rsidDel="00853F0F">
          <w:delText xml:space="preserve">Although this practice is changing, </w:delText>
        </w:r>
        <w:r w:rsidDel="000C1830">
          <w:delText>most</w:delText>
        </w:r>
      </w:del>
      <w:ins w:id="18" w:author="Ross,Matthew" w:date="2023-03-09T09:57:00Z">
        <w:r w:rsidR="000C1830">
          <w:t>measuring most</w:t>
        </w:r>
      </w:ins>
      <w:r>
        <w:t xml:space="preserve"> solutes require</w:t>
      </w:r>
      <w:del w:id="19" w:author="Ross,Matthew" w:date="2023-03-09T09:58:00Z">
        <w:r w:rsidDel="000C1830">
          <w:delText xml:space="preserve"> their</w:delText>
        </w:r>
      </w:del>
      <w:ins w:id="20" w:author="Ross,Matthew" w:date="2023-03-09T09:58:00Z">
        <w:r w:rsidR="000C1830">
          <w:t xml:space="preserve">s a water sample to be taken to a laboratory. </w:t>
        </w:r>
      </w:ins>
      <w:del w:id="21" w:author="Ross,Matthew" w:date="2023-03-09T09:58:00Z">
        <w:r w:rsidDel="000C1830">
          <w:delText xml:space="preserve"> own laboratory tests to measure and </w:delText>
        </w:r>
      </w:del>
      <w:ins w:id="22" w:author="Ross,Matthew" w:date="2023-03-09T09:58:00Z">
        <w:r w:rsidR="000C1830">
          <w:t>A</w:t>
        </w:r>
      </w:ins>
      <w:del w:id="23" w:author="Ross,Matthew" w:date="2023-03-09T09:58:00Z">
        <w:r w:rsidDel="000C1830">
          <w:delText>a</w:delText>
        </w:r>
      </w:del>
      <w:r>
        <w:t>s a result, chemistry samples have traditionally been taken as discrete bottle samples that must be manually collected and analyzed (Kirchner et al, 2004; Pellerin et al, 2014). Sampling frequencies, therefore, have been on the order of weekly or monthly for many watershed ecosystem studies for more than 50 years (</w:t>
      </w:r>
      <w:proofErr w:type="spellStart"/>
      <w:r>
        <w:t>Buso</w:t>
      </w:r>
      <w:proofErr w:type="spellEnd"/>
      <w:r>
        <w:t xml:space="preserve"> et al, 2000). </w:t>
      </w:r>
    </w:p>
    <w:p w14:paraId="4A2884C6" w14:textId="77777777" w:rsidR="00A137BF" w:rsidRDefault="00A137BF" w:rsidP="00A137BF"/>
    <w:p w14:paraId="0F7A7593" w14:textId="159CCBCC" w:rsidR="00A137BF" w:rsidRDefault="00A137BF" w:rsidP="00A137BF">
      <w:del w:id="24" w:author="Ross,Matthew" w:date="2023-03-09T09:58:00Z">
        <w:r w:rsidDel="00F552B1">
          <w:delText>Despite our access to near-continuous discharge data,</w:delText>
        </w:r>
      </w:del>
      <w:ins w:id="25" w:author="Ross,Matthew" w:date="2023-03-09T09:58:00Z">
        <w:r w:rsidR="00F552B1">
          <w:t>This</w:t>
        </w:r>
      </w:ins>
      <w:r>
        <w:t xml:space="preserve"> </w:t>
      </w:r>
      <w:del w:id="26" w:author="Ross,Matthew" w:date="2023-03-09T09:58:00Z">
        <w:r w:rsidDel="00F552B1">
          <w:delText xml:space="preserve">chemistry </w:delText>
        </w:r>
      </w:del>
      <w:ins w:id="27" w:author="Ross,Matthew" w:date="2023-03-09T09:58:00Z">
        <w:r w:rsidR="00F552B1">
          <w:t xml:space="preserve">infrequent </w:t>
        </w:r>
      </w:ins>
      <w:r>
        <w:t xml:space="preserve">sampling infrequency can result in </w:t>
      </w:r>
      <w:del w:id="28" w:author="Ross,Matthew" w:date="2023-03-09T09:58:00Z">
        <w:r w:rsidDel="00F552B1">
          <w:delText xml:space="preserve">simply </w:delText>
        </w:r>
      </w:del>
      <w:r>
        <w:t>too little underlying chemistry data (Kirchner et al, 2004; Pellerin et al, 2014), requiring us to model solute concentrations between measurements. This introduces uncertainty into truly continuous estimates of load (Richards and Holloway, 1987; Schilling et al, 2017). In recent decades, the technology to monitor water chemistry via high-frequency sondes has become cost-effective enough (for a limited range of solutes) to be measured at the same frequencies as discharge is modeled (Kirchner et al, 2004; Pellerin et al, 2014). However, for researchers interested in pre-sensor time series</w:t>
      </w:r>
      <w:ins w:id="29" w:author="Ross,Matthew" w:date="2023-03-09T09:59:00Z">
        <w:r w:rsidR="002D5AD2">
          <w:t xml:space="preserve"> or solutes that can’t yet be measured using continuous approaches</w:t>
        </w:r>
      </w:ins>
      <w:r>
        <w:t xml:space="preserve">, there is no ideal way to assess the accuracy and potential bias of load estimates (Richards and Holloway, 1986; Appling et al, 2015; </w:t>
      </w:r>
      <w:proofErr w:type="spellStart"/>
      <w:r>
        <w:t>Aulenbach</w:t>
      </w:r>
      <w:proofErr w:type="spellEnd"/>
      <w:r>
        <w:t xml:space="preserve"> et al, 2016).</w:t>
      </w:r>
    </w:p>
    <w:p w14:paraId="67FD537A" w14:textId="77777777" w:rsidR="00A137BF" w:rsidRDefault="00A137BF" w:rsidP="00A137BF"/>
    <w:p w14:paraId="7C786FAB" w14:textId="25C838F8" w:rsidR="00A137BF" w:rsidRPr="00440695" w:rsidRDefault="00A137BF" w:rsidP="00A137BF">
      <w:pPr>
        <w:rPr>
          <w:b/>
          <w:bCs/>
        </w:rPr>
      </w:pPr>
      <w:commentRangeStart w:id="30"/>
      <w:commentRangeStart w:id="31"/>
      <w:r>
        <w:t xml:space="preserve">Moreover, many different methods have been used to compute these estimates, ranging from simple averaging or step functions (Likens et al, 1977) to complex statistical models (Appling et al, 2015; Zhang and Hirsch, 2019) and conflicting estimation methods further challenge confidence in load estimates (Appling et al, 2015; Nava et al, 2019). </w:t>
      </w:r>
      <w:commentRangeEnd w:id="30"/>
      <w:r w:rsidR="002D5AD2">
        <w:rPr>
          <w:rStyle w:val="CommentReference"/>
        </w:rPr>
        <w:commentReference w:id="30"/>
      </w:r>
      <w:commentRangeEnd w:id="31"/>
      <w:r w:rsidR="002D5AD2">
        <w:rPr>
          <w:rStyle w:val="CommentReference"/>
        </w:rPr>
        <w:commentReference w:id="31"/>
      </w:r>
      <w:r>
        <w:t>While some methods are more appropriate than others for a given system and solute, it is impossible to know with confidence what was missed in years sampled infrequently in the past compared to those sampled near-continuously in the present (Richards and Holloway, 1986; Appling et al, 2015; Nava et al, 2019). This puts water researchers, especially those interested in synthesis science, in a quandary,</w:t>
      </w:r>
      <w:ins w:id="32" w:author="Ross,Matthew" w:date="2023-03-09T10:01:00Z">
        <w:r w:rsidR="003F0C14">
          <w:t xml:space="preserve"> leading to the</w:t>
        </w:r>
      </w:ins>
      <w:r>
        <w:t xml:space="preserve"> </w:t>
      </w:r>
      <w:del w:id="33" w:author="Ross,Matthew" w:date="2023-03-09T10:01:00Z">
        <w:r w:rsidDel="003F0C14">
          <w:delText xml:space="preserve">the </w:delText>
        </w:r>
      </w:del>
      <w:r>
        <w:t xml:space="preserve">core question of this paper: </w:t>
      </w:r>
    </w:p>
    <w:p w14:paraId="3360F918" w14:textId="77777777" w:rsidR="00A137BF" w:rsidRDefault="00A137BF" w:rsidP="00A137BF"/>
    <w:p w14:paraId="2A40DEDE" w14:textId="77777777" w:rsidR="00A137BF" w:rsidRPr="00FB4E74" w:rsidRDefault="00A137BF" w:rsidP="00A137BF">
      <w:pPr>
        <w:rPr>
          <w:b/>
          <w:bCs/>
        </w:rPr>
      </w:pPr>
      <w:r w:rsidRPr="00FB4E74">
        <w:rPr>
          <w:b/>
          <w:bCs/>
        </w:rPr>
        <w:lastRenderedPageBreak/>
        <w:t xml:space="preserve">How do we make accurate and analysis-ready load estimates across diverse watersheds, sampling regimes, and data density? </w:t>
      </w:r>
    </w:p>
    <w:p w14:paraId="15B2B9A0" w14:textId="77777777" w:rsidR="00A137BF" w:rsidRDefault="00A137BF" w:rsidP="00A137BF"/>
    <w:p w14:paraId="0487F3D7" w14:textId="15259A55" w:rsidR="00A137BF" w:rsidRDefault="00A137BF" w:rsidP="00A137BF">
      <w:r>
        <w:t>The challenges outlined above</w:t>
      </w:r>
      <w:del w:id="34" w:author="Ross,Matthew" w:date="2023-03-10T09:40:00Z">
        <w:r w:rsidDel="005B0F65">
          <w:delText>,</w:delText>
        </w:r>
      </w:del>
      <w:r>
        <w:t xml:space="preserve"> </w:t>
      </w:r>
      <w:del w:id="35" w:author="Ross,Matthew" w:date="2023-03-10T09:16:00Z">
        <w:r w:rsidDel="00A93346">
          <w:delText xml:space="preserve">arising </w:delText>
        </w:r>
      </w:del>
      <w:del w:id="36" w:author="Ross,Matthew" w:date="2023-03-10T09:40:00Z">
        <w:r w:rsidDel="005B0F65">
          <w:delText xml:space="preserve">from underlying data quality and estimation methodology, </w:delText>
        </w:r>
      </w:del>
      <w:r>
        <w:t>are only exacerbated when expanding scope from a single site and solute to many of each</w:t>
      </w:r>
      <w:ins w:id="37" w:author="Ross,Matthew" w:date="2023-03-10T09:40:00Z">
        <w:r w:rsidR="009F6D2C">
          <w:t>, where methodologies and sampling frequency can va</w:t>
        </w:r>
      </w:ins>
      <w:ins w:id="38" w:author="Ross,Matthew" w:date="2023-03-10T09:41:00Z">
        <w:r w:rsidR="009F6D2C">
          <w:t>ry substantially</w:t>
        </w:r>
      </w:ins>
      <w:r>
        <w:t xml:space="preserve">. </w:t>
      </w:r>
      <w:del w:id="39" w:author="Ross,Matthew" w:date="2023-03-10T09:41:00Z">
        <w:r w:rsidDel="009F6D2C">
          <w:delText xml:space="preserve">Working across sites and funding efforts makes it a near certainty that methods and sampling procedures will differ. </w:delText>
        </w:r>
      </w:del>
      <w:r>
        <w:t xml:space="preserve">Thus, answering </w:t>
      </w:r>
      <w:del w:id="40" w:author="Ross,Matthew" w:date="2023-03-10T09:41:00Z">
        <w:r w:rsidDel="009F6D2C">
          <w:delText xml:space="preserve">this </w:delText>
        </w:r>
      </w:del>
      <w:ins w:id="41" w:author="Ross,Matthew" w:date="2023-03-10T09:41:00Z">
        <w:r w:rsidR="009F6D2C">
          <w:t xml:space="preserve">our primary research </w:t>
        </w:r>
      </w:ins>
      <w:r>
        <w:t xml:space="preserve">question becomes especially important for synthesis scientists, as they are often unable to rely on the intimate, working site knowledge that can inform single site analyses. </w:t>
      </w:r>
    </w:p>
    <w:p w14:paraId="6EA221DF" w14:textId="77777777" w:rsidR="00A137BF" w:rsidRDefault="00A137BF" w:rsidP="00A137BF"/>
    <w:p w14:paraId="5CFA4CA4" w14:textId="1BD927A9" w:rsidR="00A137BF" w:rsidRDefault="00A137BF" w:rsidP="00A137BF">
      <w:r>
        <w:t>Many efforts have been taken to improve the accuracy of solute load estimates</w:t>
      </w:r>
      <w:ins w:id="42" w:author="Ross,Matthew" w:date="2023-03-10T09:41:00Z">
        <w:r w:rsidR="008669F8">
          <w:t xml:space="preserve"> and provide recommendations for approaches</w:t>
        </w:r>
      </w:ins>
      <w:r>
        <w:t xml:space="preserve"> (Richards and Holloway, 1986; Appling et al 2015; </w:t>
      </w:r>
      <w:proofErr w:type="spellStart"/>
      <w:r>
        <w:t>Aulenbach</w:t>
      </w:r>
      <w:proofErr w:type="spellEnd"/>
      <w:r>
        <w:t xml:space="preserve"> et al, 2016; Shilling et al, 2017; etc.), but those efforts have either focused on large watersheds (Pellerin et al, 2014, Appling et al, 2016; Schilling et al, 2017) or on choosing the best method possible for a given time series (Richards and Holloway, 1986; </w:t>
      </w:r>
      <w:proofErr w:type="spellStart"/>
      <w:r>
        <w:t>Aulenbach</w:t>
      </w:r>
      <w:proofErr w:type="spellEnd"/>
      <w:r>
        <w:t xml:space="preserve"> et al, 2016). While both areas of research are deeply important for the field at large, they do not clearly delineate when load estimates can be used in cross-site comparisons. This study seeks to build on these prior efforts with three goals</w:t>
      </w:r>
      <w:commentRangeStart w:id="43"/>
      <w:r>
        <w:t>. (1) To provide clear guidance to synthesis scientists on what degree of confidence to have in load estimates originating from small watershed studies, (2) to provide flux estimates for a synthesis dataset of small watershed studies and, (3) provide a framework for classifying potentially comparable flux estimates for synthesis science.</w:t>
      </w:r>
    </w:p>
    <w:p w14:paraId="3A7377E2" w14:textId="565E1EA7" w:rsidR="00B523E0" w:rsidRDefault="00D90CF5" w:rsidP="00B523E0">
      <w:pPr>
        <w:pStyle w:val="Heading1"/>
      </w:pPr>
      <w:r>
        <w:t>Methods</w:t>
      </w:r>
      <w:bookmarkStart w:id="44" w:name="_aplhlhcwso1h" w:colFirst="0" w:colLast="0"/>
      <w:bookmarkEnd w:id="44"/>
      <w:commentRangeEnd w:id="43"/>
      <w:r w:rsidR="00CB6374">
        <w:rPr>
          <w:rStyle w:val="CommentReference"/>
        </w:rPr>
        <w:commentReference w:id="43"/>
      </w:r>
    </w:p>
    <w:p w14:paraId="73CAD9B0" w14:textId="13D08A12" w:rsidR="00B523E0" w:rsidRPr="00B523E0" w:rsidRDefault="00B523E0" w:rsidP="00B523E0">
      <w:r>
        <w:t xml:space="preserve">Our study first uses a case study of data from the Hubbard Brook Experimental Forest (HBEF) </w:t>
      </w:r>
      <w:r w:rsidR="00AB5D0F">
        <w:t>to show the relative effect of methods on load estimation error. We then performed a</w:t>
      </w:r>
      <w:r>
        <w:t xml:space="preserve"> statistical experiment on </w:t>
      </w:r>
      <w:r w:rsidR="00AC3C4A">
        <w:t xml:space="preserve">idealized, </w:t>
      </w:r>
      <w:r>
        <w:t>synthetic time series data to illustrate the ranges uncertainty possible from an array of methods</w:t>
      </w:r>
      <w:r w:rsidR="00AC3C4A">
        <w:t xml:space="preserve"> commonly</w:t>
      </w:r>
      <w:r>
        <w:t xml:space="preserve"> used to generate load estimates from non-sensor records. </w:t>
      </w:r>
      <w:r w:rsidR="00AB5D0F">
        <w:t>Lastly, we</w:t>
      </w:r>
      <w:r>
        <w:t xml:space="preserve"> apply our tested methods to the geographically diverse</w:t>
      </w:r>
      <w:r w:rsidR="00AC3C4A">
        <w:t>,</w:t>
      </w:r>
      <w:r>
        <w:t xml:space="preserve"> </w:t>
      </w:r>
      <w:proofErr w:type="spellStart"/>
      <w:r>
        <w:t>Macrosheds</w:t>
      </w:r>
      <w:proofErr w:type="spellEnd"/>
      <w:r>
        <w:t xml:space="preserve"> </w:t>
      </w:r>
      <w:r w:rsidR="00AC3C4A">
        <w:t xml:space="preserve">synthesis </w:t>
      </w:r>
      <w:r>
        <w:t>dataset (</w:t>
      </w:r>
      <w:proofErr w:type="spellStart"/>
      <w:r>
        <w:t>Vlah</w:t>
      </w:r>
      <w:proofErr w:type="spellEnd"/>
      <w:r>
        <w:t xml:space="preserve"> et al, in review) to explore the relative effect these methods have on</w:t>
      </w:r>
      <w:r w:rsidR="003F28C5">
        <w:t xml:space="preserve"> conclusions made in synthesis science.</w:t>
      </w:r>
      <w:r>
        <w:t xml:space="preserve"> </w:t>
      </w:r>
    </w:p>
    <w:p w14:paraId="7DFC0D11" w14:textId="5049CE12" w:rsidR="0016770B" w:rsidRDefault="00FF3419">
      <w:pPr>
        <w:pStyle w:val="Heading2"/>
      </w:pPr>
      <w:r>
        <w:t xml:space="preserve">Load </w:t>
      </w:r>
      <w:r w:rsidR="00DD4F0B">
        <w:t>Estimation</w:t>
      </w:r>
    </w:p>
    <w:p w14:paraId="31635254" w14:textId="3B2284EB" w:rsidR="00852B0F" w:rsidRDefault="00D90CF5">
      <w:r>
        <w:t xml:space="preserve">Four common </w:t>
      </w:r>
      <w:r w:rsidR="00AB5D0F">
        <w:t>load</w:t>
      </w:r>
      <w:r>
        <w:t xml:space="preserve"> methods were chosen for this study, linear interpolation (LI), Beale ratio, rating, and composite.</w:t>
      </w:r>
      <w:r w:rsidR="009F72C1">
        <w:t xml:space="preserve"> </w:t>
      </w:r>
      <w:r w:rsidR="003F28C5">
        <w:t xml:space="preserve">These methods were chosen as they are archetypical of the array methods used commonly in small watershed ecosystem studies. </w:t>
      </w:r>
      <w:r w:rsidR="00AB5D0F">
        <w:t xml:space="preserve">Previous work has shown that methods should be matched to the </w:t>
      </w:r>
      <w:proofErr w:type="spellStart"/>
      <w:r w:rsidR="00AB5D0F">
        <w:t>chemodynamics</w:t>
      </w:r>
      <w:proofErr w:type="spellEnd"/>
      <w:r w:rsidR="00AB5D0F">
        <w:t xml:space="preserve"> and data density of the time series of interest (</w:t>
      </w:r>
      <w:proofErr w:type="spellStart"/>
      <w:r w:rsidR="00AB5D0F">
        <w:t>Aulenbach</w:t>
      </w:r>
      <w:proofErr w:type="spellEnd"/>
      <w:r w:rsidR="00AB5D0F">
        <w:t xml:space="preserve"> et al, 2016).</w:t>
      </w:r>
    </w:p>
    <w:p w14:paraId="0A5618EA" w14:textId="04462736" w:rsidR="00852B0F" w:rsidRDefault="00852B0F" w:rsidP="00852B0F">
      <w:pPr>
        <w:pStyle w:val="Heading3"/>
      </w:pPr>
      <w:r>
        <w:t>Linear Interpolation</w:t>
      </w:r>
    </w:p>
    <w:p w14:paraId="3EDC77CE" w14:textId="5638016F" w:rsidR="009F3142" w:rsidRPr="009F3142" w:rsidRDefault="00D90CF5">
      <w:r>
        <w:t xml:space="preserve">Linear interpolation was performed by linearly interpolating sampled chemistry values to match </w:t>
      </w:r>
      <w:r w:rsidR="00CB15CB">
        <w:t>the</w:t>
      </w:r>
      <w:r w:rsidR="00AB5D0F">
        <w:t>ir</w:t>
      </w:r>
      <w:r w:rsidR="00CB15CB">
        <w:t xml:space="preserve"> accompanying</w:t>
      </w:r>
      <w:r>
        <w:t xml:space="preserve"> discharge time series</w:t>
      </w:r>
      <w:r w:rsidR="00AB5D0F">
        <w:t>,</w:t>
      </w:r>
      <w:r>
        <w:t xml:space="preserve"> then computing loads by summing the time series</w:t>
      </w:r>
      <w:r w:rsidR="009F3142">
        <w:t xml:space="preserve">, as represented in equation </w:t>
      </w:r>
      <w:r w:rsidR="006836CF">
        <w:t>2</w:t>
      </w:r>
      <w:r w:rsidR="009F3142">
        <w:t xml:space="preserve">. </w:t>
      </w:r>
    </w:p>
    <w:p w14:paraId="7B2E06D3" w14:textId="66F71656" w:rsidR="0016770B" w:rsidRPr="00852B0F" w:rsidRDefault="00000000">
      <w:pPr>
        <w:rPr>
          <w:sz w:val="16"/>
          <w:szCs w:val="16"/>
        </w:rPr>
      </w:pPr>
      <m:oMathPara>
        <m:oMath>
          <m:d>
            <m:dPr>
              <m:ctrlPr>
                <w:rPr>
                  <w:rFonts w:ascii="Cambria Math" w:hAnsi="Cambria Math"/>
                  <w:i/>
                </w:rPr>
              </m:ctrlPr>
            </m:dPr>
            <m:e>
              <m:r>
                <w:rPr>
                  <w:rFonts w:ascii="Cambria Math" w:hAnsi="Cambria Math"/>
                </w:rPr>
                <m:t>equation 2</m:t>
              </m:r>
            </m:e>
          </m:d>
          <m:r>
            <w:rPr>
              <w:rFonts w:ascii="Cambria Math" w:hAnsi="Cambria Math"/>
            </w:rPr>
            <m:t xml:space="preserve">     L = </m:t>
          </m:r>
          <m:nary>
            <m:naryPr>
              <m:chr m:val="∑"/>
              <m:ctrlPr>
                <w:rPr>
                  <w:rFonts w:ascii="Cambria Math" w:hAnsi="Cambria Math"/>
                </w:rPr>
              </m:ctrlPr>
            </m:naryPr>
            <m:sub>
              <m:r>
                <w:rPr>
                  <w:rFonts w:ascii="Cambria Math" w:hAnsi="Cambria Math"/>
                </w:rPr>
                <m:t>i = 1</m:t>
              </m:r>
            </m:sub>
            <m:sup>
              <m:r>
                <w:rPr>
                  <w:rFonts w:ascii="Cambria Math" w:hAnsi="Cambria Math"/>
                </w:rPr>
                <m:t>n</m:t>
              </m:r>
            </m:sup>
            <m:e>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int</m:t>
                  </m:r>
                </m:sup>
              </m:sSubSup>
            </m:e>
          </m:nary>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 xml:space="preserve">     </m:t>
          </m:r>
        </m:oMath>
      </m:oMathPara>
    </w:p>
    <w:p w14:paraId="2201934D" w14:textId="2C46FE52" w:rsidR="00195CD9" w:rsidRDefault="009F3142">
      <w:r>
        <w:t xml:space="preserve">Where </w:t>
      </w:r>
      <m:oMath>
        <m:r>
          <w:rPr>
            <w:rFonts w:ascii="Cambria Math" w:hAnsi="Cambria Math"/>
          </w:rPr>
          <m:t>L</m:t>
        </m:r>
      </m:oMath>
      <w:r>
        <w:t xml:space="preserve"> is the load</w:t>
      </w:r>
      <w:r w:rsidR="00AB5D0F">
        <w:t xml:space="preserve"> in kg/ha/year</w:t>
      </w:r>
      <w:r>
        <w:t xml:space="preserve">, </w:t>
      </w:r>
      <m:oMath>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int</m:t>
            </m:r>
          </m:sup>
        </m:sSubSup>
      </m:oMath>
      <w:r>
        <w:t xml:space="preserve">is the </w:t>
      </w:r>
      <w:r w:rsidR="008E6503">
        <w:t xml:space="preserve">interpolated </w:t>
      </w:r>
      <w:r>
        <w:t>concentration</w:t>
      </w:r>
      <w:r w:rsidR="00AB5D0F">
        <w:t xml:space="preserve"> in mg/</w:t>
      </w:r>
      <w:proofErr w:type="gramStart"/>
      <w:r w:rsidR="00AB5D0F">
        <w:t>L</w:t>
      </w:r>
      <w:r>
        <w:t>, and</w:t>
      </w:r>
      <w:proofErr w:type="gramEnd"/>
      <w:r>
        <w:t xml:space="preserve"> is </w:t>
      </w:r>
      <m:oMath>
        <m:r>
          <w:rPr>
            <w:rFonts w:ascii="Cambria Math" w:hAnsi="Cambria Math"/>
          </w:rPr>
          <m:t>Q</m:t>
        </m:r>
      </m:oMath>
      <w:r>
        <w:t xml:space="preserve"> the </w:t>
      </w:r>
      <w:r w:rsidR="008E6503">
        <w:t>streamflow</w:t>
      </w:r>
      <w:r w:rsidR="00AB5D0F">
        <w:t xml:space="preserve"> in </w:t>
      </w:r>
      <w:proofErr w:type="spellStart"/>
      <w:r w:rsidR="00AB5D0F">
        <w:t>Lps</w:t>
      </w:r>
      <w:proofErr w:type="spellEnd"/>
      <w:r>
        <w:t xml:space="preserve">. </w:t>
      </w:r>
      <w:r w:rsidR="00AB5D0F">
        <w:t>Due to its simplicity, l</w:t>
      </w:r>
      <w:r w:rsidR="007747CE">
        <w:t>inear interpolation is commonly</w:t>
      </w:r>
      <w:r w:rsidR="00AB5D0F">
        <w:t xml:space="preserve"> used</w:t>
      </w:r>
      <w:r w:rsidR="007747CE">
        <w:t xml:space="preserve"> in studie</w:t>
      </w:r>
      <w:r w:rsidR="00AB5D0F">
        <w:t>s</w:t>
      </w:r>
      <w:r w:rsidR="007747CE">
        <w:t xml:space="preserve">, especially where load estimation methods are not the </w:t>
      </w:r>
      <w:r w:rsidR="00AB5D0F">
        <w:t>focus</w:t>
      </w:r>
      <w:r w:rsidR="007747CE">
        <w:t xml:space="preserve"> (Coombs and </w:t>
      </w:r>
      <w:proofErr w:type="spellStart"/>
      <w:r w:rsidR="007747CE">
        <w:t>Melack</w:t>
      </w:r>
      <w:proofErr w:type="spellEnd"/>
      <w:r w:rsidR="007747CE">
        <w:t>, 2012</w:t>
      </w:r>
      <w:r w:rsidR="00AB5D0F">
        <w:t>).</w:t>
      </w:r>
      <w:r w:rsidR="007747CE">
        <w:t xml:space="preserve"> </w:t>
      </w:r>
      <w:r w:rsidR="009F72C1">
        <w:t>We</w:t>
      </w:r>
      <w:r w:rsidR="00852B0F">
        <w:t xml:space="preserve"> used</w:t>
      </w:r>
      <w:r w:rsidR="004A7BA4">
        <w:t xml:space="preserve"> the</w:t>
      </w:r>
      <w:r w:rsidR="00852B0F">
        <w:t xml:space="preserve"> </w:t>
      </w:r>
      <w:r w:rsidR="00D6457C">
        <w:t>‘</w:t>
      </w:r>
      <w:proofErr w:type="spellStart"/>
      <w:r w:rsidR="00852B0F">
        <w:t>RiverLoad</w:t>
      </w:r>
      <w:proofErr w:type="spellEnd"/>
      <w:r w:rsidR="00D6457C">
        <w:t>’</w:t>
      </w:r>
      <w:r w:rsidR="004A7BA4">
        <w:t xml:space="preserve"> R package’s </w:t>
      </w:r>
      <w:r w:rsidR="00852B0F">
        <w:t>‘method6’</w:t>
      </w:r>
      <w:r w:rsidR="004A7BA4">
        <w:t xml:space="preserve"> function</w:t>
      </w:r>
      <w:r w:rsidR="00852B0F">
        <w:t xml:space="preserve"> to apply linear interpolation</w:t>
      </w:r>
      <w:r w:rsidR="006548FD">
        <w:t xml:space="preserve"> (Nava et al, 2019)</w:t>
      </w:r>
      <w:r w:rsidR="00852B0F">
        <w:t>.</w:t>
      </w:r>
    </w:p>
    <w:p w14:paraId="18B75F2E" w14:textId="167EBBA9" w:rsidR="00195CD9" w:rsidRDefault="00852B0F" w:rsidP="00852B0F">
      <w:pPr>
        <w:pStyle w:val="Heading3"/>
      </w:pPr>
      <w:r>
        <w:t>Beale Ratio Estimator</w:t>
      </w:r>
    </w:p>
    <w:p w14:paraId="2FC8B4E1" w14:textId="6B0DF7FC" w:rsidR="0016770B" w:rsidRDefault="009F3142">
      <w:r>
        <w:t>The Beale ratio estimator is often chosen for use in studies for its ability to provide unbiased results</w:t>
      </w:r>
      <w:r w:rsidR="00AB5D0F">
        <w:t xml:space="preserve"> (</w:t>
      </w:r>
      <w:r w:rsidR="000D0C3F">
        <w:t xml:space="preserve">Meals et al, 2013; </w:t>
      </w:r>
      <w:r w:rsidR="00AB5D0F">
        <w:t>Nava et al, 2019)</w:t>
      </w:r>
      <w:r>
        <w:t xml:space="preserve">. This method </w:t>
      </w:r>
      <w:r w:rsidR="00195CD9">
        <w:t xml:space="preserve">first calculates a mean daily load with a product of concentration and discharge for days with data for both parameters. Then, </w:t>
      </w:r>
      <w:r>
        <w:t xml:space="preserve">a ratio of total flows sampled for chemistry over total flows observed and information on how </w:t>
      </w:r>
      <m:oMath>
        <m:r>
          <w:rPr>
            <w:rFonts w:ascii="Cambria Math" w:hAnsi="Cambria Math"/>
          </w:rPr>
          <m:t>C</m:t>
        </m:r>
      </m:oMath>
      <w:r>
        <w:t xml:space="preserve"> and </w:t>
      </w:r>
      <m:oMath>
        <m:r>
          <w:rPr>
            <w:rFonts w:ascii="Cambria Math" w:hAnsi="Cambria Math"/>
          </w:rPr>
          <m:t>Q</m:t>
        </m:r>
      </m:oMath>
      <w:r>
        <w:t xml:space="preserve"> covary </w:t>
      </w:r>
      <w:r w:rsidR="00195CD9">
        <w:t>is used to</w:t>
      </w:r>
      <w:r>
        <w:t xml:space="preserve"> scale the resulting load estimate, as represented in equation </w:t>
      </w:r>
      <w:r w:rsidR="006836CF">
        <w:t>3</w:t>
      </w:r>
      <w:r>
        <w:t>.</w:t>
      </w:r>
    </w:p>
    <w:p w14:paraId="34494282" w14:textId="53E18844" w:rsidR="00195CD9" w:rsidRPr="00852B0F" w:rsidRDefault="00000000">
      <m:oMathPara>
        <m:oMath>
          <m:d>
            <m:dPr>
              <m:ctrlPr>
                <w:rPr>
                  <w:rFonts w:ascii="Cambria Math" w:hAnsi="Cambria Math"/>
                  <w:i/>
                </w:rPr>
              </m:ctrlPr>
            </m:dPr>
            <m:e>
              <m:r>
                <w:rPr>
                  <w:rFonts w:ascii="Cambria Math" w:hAnsi="Cambria Math"/>
                </w:rPr>
                <m:t>equation 3</m:t>
              </m:r>
            </m:e>
          </m:d>
          <m:r>
            <w:rPr>
              <w:rFonts w:ascii="Cambria Math" w:hAnsi="Cambria Math"/>
            </w:rPr>
            <m:t xml:space="preserve">    L=Q</m:t>
          </m:r>
          <m:f>
            <m:fPr>
              <m:ctrlPr>
                <w:rPr>
                  <w:rFonts w:ascii="Cambria Math" w:hAnsi="Cambria Math"/>
                  <w:i/>
                </w:rPr>
              </m:ctrlPr>
            </m:fPr>
            <m:num>
              <m:acc>
                <m:accPr>
                  <m:chr m:val="̅"/>
                  <m:ctrlPr>
                    <w:rPr>
                      <w:rFonts w:ascii="Cambria Math" w:hAnsi="Cambria Math"/>
                      <w:i/>
                    </w:rPr>
                  </m:ctrlPr>
                </m:accPr>
                <m:e>
                  <m:r>
                    <w:rPr>
                      <w:rFonts w:ascii="Cambria Math" w:hAnsi="Cambria Math"/>
                    </w:rPr>
                    <m:t>l</m:t>
                  </m:r>
                </m:e>
              </m:acc>
            </m:num>
            <m:den>
              <m:acc>
                <m:accPr>
                  <m:chr m:val="̅"/>
                  <m:ctrlPr>
                    <w:rPr>
                      <w:rFonts w:ascii="Cambria Math" w:hAnsi="Cambria Math"/>
                      <w:i/>
                    </w:rPr>
                  </m:ctrlPr>
                </m:accPr>
                <m:e>
                  <m:r>
                    <w:rPr>
                      <w:rFonts w:ascii="Cambria Math" w:hAnsi="Cambria Math"/>
                    </w:rPr>
                    <m:t>Q</m:t>
                  </m:r>
                </m:e>
              </m:acc>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1+n</m:t>
                  </m:r>
                  <m:d>
                    <m:dPr>
                      <m:begChr m:val="["/>
                      <m:endChr m:val="]"/>
                      <m:ctrlPr>
                        <w:rPr>
                          <w:rFonts w:ascii="Cambria Math" w:hAnsi="Cambria Math"/>
                          <w:i/>
                        </w:rPr>
                      </m:ctrlPr>
                    </m:dPr>
                    <m:e>
                      <m:f>
                        <m:fPr>
                          <m:ctrlPr>
                            <w:rPr>
                              <w:rFonts w:ascii="Cambria Math" w:hAnsi="Cambria Math"/>
                              <w:i/>
                            </w:rPr>
                          </m:ctrlPr>
                        </m:fPr>
                        <m:num>
                          <m:r>
                            <w:rPr>
                              <w:rFonts w:ascii="Cambria Math" w:hAnsi="Cambria Math"/>
                            </w:rPr>
                            <m:t>Cov(l,Q)</m:t>
                          </m:r>
                        </m:num>
                        <m:den>
                          <m:acc>
                            <m:accPr>
                              <m:chr m:val="̅"/>
                              <m:ctrlPr>
                                <w:rPr>
                                  <w:rFonts w:ascii="Cambria Math" w:hAnsi="Cambria Math"/>
                                  <w:i/>
                                </w:rPr>
                              </m:ctrlPr>
                            </m:accPr>
                            <m:e>
                              <m:r>
                                <w:rPr>
                                  <w:rFonts w:ascii="Cambria Math" w:hAnsi="Cambria Math"/>
                                </w:rPr>
                                <m:t>l</m:t>
                              </m:r>
                            </m:e>
                          </m:acc>
                          <m:r>
                            <w:rPr>
                              <w:rFonts w:ascii="Cambria Math" w:hAnsi="Cambria Math"/>
                            </w:rPr>
                            <m:t xml:space="preserve"> </m:t>
                          </m:r>
                          <m:acc>
                            <m:accPr>
                              <m:chr m:val="̅"/>
                              <m:ctrlPr>
                                <w:rPr>
                                  <w:rFonts w:ascii="Cambria Math" w:hAnsi="Cambria Math"/>
                                  <w:i/>
                                </w:rPr>
                              </m:ctrlPr>
                            </m:accPr>
                            <m:e>
                              <m:r>
                                <w:rPr>
                                  <w:rFonts w:ascii="Cambria Math" w:hAnsi="Cambria Math"/>
                                </w:rPr>
                                <m:t>Q</m:t>
                              </m:r>
                            </m:e>
                          </m:acc>
                        </m:den>
                      </m:f>
                    </m:e>
                  </m:d>
                </m:num>
                <m:den>
                  <m:r>
                    <w:rPr>
                      <w:rFonts w:ascii="Cambria Math" w:hAnsi="Cambria Math"/>
                    </w:rPr>
                    <m:t>1+n</m:t>
                  </m:r>
                  <m:d>
                    <m:dPr>
                      <m:begChr m:val="["/>
                      <m:endChr m:val="]"/>
                      <m:ctrlPr>
                        <w:rPr>
                          <w:rFonts w:ascii="Cambria Math" w:hAnsi="Cambria Math"/>
                          <w:i/>
                        </w:rPr>
                      </m:ctrlPr>
                    </m:dPr>
                    <m:e>
                      <m:f>
                        <m:fPr>
                          <m:ctrlPr>
                            <w:rPr>
                              <w:rFonts w:ascii="Cambria Math" w:hAnsi="Cambria Math"/>
                              <w:i/>
                            </w:rPr>
                          </m:ctrlPr>
                        </m:fPr>
                        <m:num>
                          <m:r>
                            <w:rPr>
                              <w:rFonts w:ascii="Cambria Math" w:hAnsi="Cambria Math"/>
                            </w:rPr>
                            <m:t>Cov(l,Q)</m:t>
                          </m:r>
                        </m:num>
                        <m:den>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2</m:t>
                              </m:r>
                            </m:sup>
                          </m:sSup>
                        </m:den>
                      </m:f>
                    </m:e>
                  </m:d>
                </m:den>
              </m:f>
            </m:e>
          </m:d>
        </m:oMath>
      </m:oMathPara>
    </w:p>
    <w:p w14:paraId="576B53CB" w14:textId="5CBFA136" w:rsidR="00195CD9" w:rsidRDefault="00195CD9">
      <w:r>
        <w:t xml:space="preserve">Where </w:t>
      </w:r>
      <m:oMath>
        <m:acc>
          <m:accPr>
            <m:chr m:val="̅"/>
            <m:ctrlPr>
              <w:rPr>
                <w:rFonts w:ascii="Cambria Math" w:hAnsi="Cambria Math"/>
                <w:i/>
              </w:rPr>
            </m:ctrlPr>
          </m:accPr>
          <m:e>
            <m:r>
              <w:rPr>
                <w:rFonts w:ascii="Cambria Math" w:hAnsi="Cambria Math"/>
              </w:rPr>
              <m:t>l</m:t>
            </m:r>
          </m:e>
        </m:acc>
      </m:oMath>
      <w:r>
        <w:t xml:space="preserve"> is the mean flow for when concentration was measured and </w:t>
      </w:r>
      <m:oMath>
        <m:acc>
          <m:accPr>
            <m:chr m:val="̅"/>
            <m:ctrlPr>
              <w:rPr>
                <w:rFonts w:ascii="Cambria Math" w:hAnsi="Cambria Math"/>
                <w:i/>
              </w:rPr>
            </m:ctrlPr>
          </m:accPr>
          <m:e>
            <m:r>
              <w:rPr>
                <w:rFonts w:ascii="Cambria Math" w:hAnsi="Cambria Math"/>
              </w:rPr>
              <m:t>Q</m:t>
            </m:r>
          </m:e>
        </m:acc>
      </m:oMath>
      <w:r>
        <w:t xml:space="preserve"> is the mean of flow for the entire year.</w:t>
      </w:r>
      <w:r w:rsidR="00852B0F" w:rsidRPr="00852B0F">
        <w:t xml:space="preserve"> </w:t>
      </w:r>
      <w:r w:rsidR="009F72C1">
        <w:t>We</w:t>
      </w:r>
      <w:r w:rsidR="00852B0F">
        <w:t xml:space="preserve"> used</w:t>
      </w:r>
      <w:r w:rsidR="004A7BA4">
        <w:t xml:space="preserve"> the</w:t>
      </w:r>
      <w:r w:rsidR="00852B0F">
        <w:t xml:space="preserve"> </w:t>
      </w:r>
      <w:r w:rsidR="00D6457C">
        <w:t>‘</w:t>
      </w:r>
      <w:proofErr w:type="spellStart"/>
      <w:r w:rsidR="00852B0F">
        <w:t>RiverLoad</w:t>
      </w:r>
      <w:proofErr w:type="spellEnd"/>
      <w:r w:rsidR="00D6457C">
        <w:t>’</w:t>
      </w:r>
      <w:r w:rsidR="004A7BA4">
        <w:t xml:space="preserve"> R package’s</w:t>
      </w:r>
      <w:r w:rsidR="00852B0F">
        <w:t xml:space="preserve"> ‘</w:t>
      </w:r>
      <w:proofErr w:type="spellStart"/>
      <w:proofErr w:type="gramStart"/>
      <w:r w:rsidR="00852B0F">
        <w:t>beale.ratio</w:t>
      </w:r>
      <w:proofErr w:type="spellEnd"/>
      <w:proofErr w:type="gramEnd"/>
      <w:r w:rsidR="00852B0F">
        <w:t>’ function to apply the Beale ratio estimator</w:t>
      </w:r>
      <w:r w:rsidR="009F72C1">
        <w:t>, which relies on the Beale ratio as described in Beale 1962</w:t>
      </w:r>
      <w:r w:rsidR="00852B0F">
        <w:t>.</w:t>
      </w:r>
    </w:p>
    <w:p w14:paraId="06DE4F95" w14:textId="57BEA835" w:rsidR="00195CD9" w:rsidRDefault="00852B0F" w:rsidP="007C011E">
      <w:pPr>
        <w:pStyle w:val="Heading3"/>
      </w:pPr>
      <w:r>
        <w:t>Rating</w:t>
      </w:r>
    </w:p>
    <w:p w14:paraId="5E7487D8" w14:textId="0F19060F" w:rsidR="00852B0F" w:rsidRDefault="00195CD9">
      <w:r>
        <w:t>The rating method first relates concentration to discharge in log-log space with a simple linear model. Then the resulting</w:t>
      </w:r>
      <w:r w:rsidR="00852B0F">
        <w:t xml:space="preserve"> least square regression line</w:t>
      </w:r>
      <w:r>
        <w:t xml:space="preserve"> is used to generate a </w:t>
      </w:r>
      <w:r w:rsidR="00CB15CB">
        <w:t>full</w:t>
      </w:r>
      <w:r>
        <w:t xml:space="preserve"> time series of concentrations using the discharge time series as an input. </w:t>
      </w:r>
      <w:r w:rsidR="00852B0F">
        <w:t xml:space="preserve">Values are then summed for the year to generate load, just as in linear interpolation. </w:t>
      </w:r>
      <w:r w:rsidR="00FC6685">
        <w:t>This method has been shown to be very effective when the solute of interest has a strong concentration-discharge relationship (</w:t>
      </w:r>
      <w:r w:rsidR="007747CE">
        <w:t xml:space="preserve">Crawford, 1999; </w:t>
      </w:r>
      <w:proofErr w:type="spellStart"/>
      <w:r w:rsidR="00FC6685">
        <w:t>Quilbe</w:t>
      </w:r>
      <w:proofErr w:type="spellEnd"/>
      <w:r w:rsidR="00FC6685">
        <w:t xml:space="preserve"> et al</w:t>
      </w:r>
      <w:r w:rsidR="007747CE">
        <w:t>,</w:t>
      </w:r>
      <w:r w:rsidR="00FC6685">
        <w:t xml:space="preserve"> 2006). </w:t>
      </w:r>
      <w:r w:rsidR="009F72C1">
        <w:t>We</w:t>
      </w:r>
      <w:r w:rsidR="00852B0F">
        <w:t xml:space="preserve"> used </w:t>
      </w:r>
      <w:r w:rsidR="004A7BA4">
        <w:t xml:space="preserve">the </w:t>
      </w:r>
      <w:r w:rsidR="00D6457C">
        <w:t>‘</w:t>
      </w:r>
      <w:proofErr w:type="spellStart"/>
      <w:r w:rsidR="00852B0F">
        <w:t>RiverLoad</w:t>
      </w:r>
      <w:proofErr w:type="spellEnd"/>
      <w:r w:rsidR="00D6457C">
        <w:t>’</w:t>
      </w:r>
      <w:r w:rsidR="004A7BA4">
        <w:t xml:space="preserve"> R package’s</w:t>
      </w:r>
      <w:r w:rsidR="00852B0F">
        <w:t xml:space="preserve"> ‘rating’ function to generate rating estimates.</w:t>
      </w:r>
    </w:p>
    <w:p w14:paraId="2A937AF4" w14:textId="46AFE314" w:rsidR="009F72C1" w:rsidRDefault="009F72C1" w:rsidP="007C011E">
      <w:pPr>
        <w:pStyle w:val="Heading3"/>
      </w:pPr>
      <w:commentRangeStart w:id="45"/>
      <w:r>
        <w:t>Composite</w:t>
      </w:r>
    </w:p>
    <w:p w14:paraId="1F856B41" w14:textId="1F490FF1" w:rsidR="00852B0F" w:rsidRPr="00195CD9" w:rsidRDefault="00852B0F">
      <w:r>
        <w:t xml:space="preserve">The composite method follows the same method as the rating method, but the resulting daily concentration time series is corrected back to </w:t>
      </w:r>
      <w:r w:rsidR="009F72C1">
        <w:t xml:space="preserve">the observed </w:t>
      </w:r>
      <w:r>
        <w:t>values used to generate the rating.</w:t>
      </w:r>
      <w:r w:rsidR="00EA01A4">
        <w:t xml:space="preserve"> First, a rating is fit as described in the previous section. Then, residuals between each observation and the rating derived flow at that time are calculated. The residuals are then applied as a correction to the time series at</w:t>
      </w:r>
      <w:r w:rsidR="00422BED">
        <w:t xml:space="preserve"> each sampled time</w:t>
      </w:r>
      <w:r w:rsidR="00EA01A4">
        <w:t>. Each</w:t>
      </w:r>
      <w:r>
        <w:t xml:space="preserve"> residual correction is then linearly interpolated between sampled days to generate a final time series.</w:t>
      </w:r>
      <w:r w:rsidR="007747CE">
        <w:t xml:space="preserve"> In essence, the rating generated time series is ‘forced through’ all known observations. </w:t>
      </w:r>
      <w:r>
        <w:t>This time series is then summed to compute annual loads.</w:t>
      </w:r>
      <w:r w:rsidR="004A7BA4">
        <w:t xml:space="preserve"> The composite method</w:t>
      </w:r>
      <w:r w:rsidR="007747CE">
        <w:t xml:space="preserve"> has been shown </w:t>
      </w:r>
      <w:r w:rsidR="00EA01A4">
        <w:t>to combine the strengths of l</w:t>
      </w:r>
      <w:r w:rsidR="007747CE">
        <w:t>inear interpolation and the rating method (</w:t>
      </w:r>
      <w:proofErr w:type="spellStart"/>
      <w:r w:rsidR="00EA01A4">
        <w:t>Aulenbach</w:t>
      </w:r>
      <w:proofErr w:type="spellEnd"/>
      <w:r w:rsidR="00EA01A4">
        <w:t xml:space="preserve"> and Hooper, 2006; Appling et </w:t>
      </w:r>
      <w:r w:rsidR="00EA01A4">
        <w:lastRenderedPageBreak/>
        <w:t xml:space="preserve">al, 2015; </w:t>
      </w:r>
      <w:proofErr w:type="spellStart"/>
      <w:r w:rsidR="007747CE">
        <w:t>Aulenbach</w:t>
      </w:r>
      <w:proofErr w:type="spellEnd"/>
      <w:r w:rsidR="007747CE">
        <w:t xml:space="preserve"> et al, 2016)</w:t>
      </w:r>
      <w:r w:rsidR="00EA01A4">
        <w:t xml:space="preserve">. Our application of the composite method </w:t>
      </w:r>
      <w:r w:rsidR="004A7BA4">
        <w:t xml:space="preserve">was adapted from Appling et al </w:t>
      </w:r>
      <w:r w:rsidR="00186BCF">
        <w:t>2015</w:t>
      </w:r>
      <w:r w:rsidR="004A7BA4">
        <w:t xml:space="preserve">. </w:t>
      </w:r>
      <w:commentRangeEnd w:id="45"/>
      <w:r w:rsidR="00CB6374">
        <w:rPr>
          <w:rStyle w:val="CommentReference"/>
        </w:rPr>
        <w:commentReference w:id="45"/>
      </w:r>
    </w:p>
    <w:p w14:paraId="41CFE8B1" w14:textId="77777777" w:rsidR="0016770B" w:rsidRDefault="00D90CF5">
      <w:pPr>
        <w:pStyle w:val="Heading2"/>
      </w:pPr>
      <w:bookmarkStart w:id="46" w:name="_knotzw5xttbb" w:colFirst="0" w:colLast="0"/>
      <w:bookmarkEnd w:id="46"/>
      <w:r>
        <w:t>Data Coarsening</w:t>
      </w:r>
    </w:p>
    <w:p w14:paraId="20BE6A59" w14:textId="77A437D4" w:rsidR="00537B6F" w:rsidRDefault="00537B6F" w:rsidP="00537B6F">
      <w:bookmarkStart w:id="47" w:name="_7z63s9t5afzj" w:colFirst="0" w:colLast="0"/>
      <w:bookmarkEnd w:id="47"/>
      <w:r>
        <w:t xml:space="preserve">To </w:t>
      </w:r>
      <w:r w:rsidR="004960FB">
        <w:t xml:space="preserve">estimate </w:t>
      </w:r>
      <w:r>
        <w:t xml:space="preserve">each method’s sensitivity to sampling frequency, we performed a data coarsening experiments on two time series from the watershed 3 site at </w:t>
      </w:r>
      <w:r w:rsidR="00B523E0">
        <w:t>HBEF,</w:t>
      </w:r>
      <w:r>
        <w:t xml:space="preserve"> one of nitrate and one of calcium. Both time series were collected over the 2016 water year at a </w:t>
      </w:r>
      <w:r w:rsidR="000F67F8">
        <w:t>15-minute</w:t>
      </w:r>
      <w:r>
        <w:t xml:space="preserve"> frequency using a multiparameter sonde in conjunction with a long running stream gauge.</w:t>
      </w:r>
      <w:r w:rsidR="00502E02">
        <w:t xml:space="preserve"> </w:t>
      </w:r>
      <w:r>
        <w:t xml:space="preserve">The calcium time series was constructed by fitting a least square regression line with no intercept </w:t>
      </w:r>
      <w:r w:rsidR="00B250A6">
        <w:t>between specific conductance</w:t>
      </w:r>
      <w:r>
        <w:t xml:space="preserve"> sensor readings and </w:t>
      </w:r>
      <w:r w:rsidR="00B250A6">
        <w:t xml:space="preserve">calcium </w:t>
      </w:r>
      <w:r>
        <w:t>grab samples taken at the site.</w:t>
      </w:r>
      <w:r w:rsidR="00502E02">
        <w:t xml:space="preserve"> The discharge time series had a mean flow of 8.94 </w:t>
      </w:r>
      <w:proofErr w:type="spellStart"/>
      <w:r w:rsidR="00CB15CB">
        <w:t>L</w:t>
      </w:r>
      <w:r w:rsidR="00502E02">
        <w:t>ps</w:t>
      </w:r>
      <w:proofErr w:type="spellEnd"/>
      <w:r w:rsidR="00502E02">
        <w:t xml:space="preserve">, a flow standard deviation of 19.20 </w:t>
      </w:r>
      <w:proofErr w:type="spellStart"/>
      <w:r w:rsidR="00502E02">
        <w:t>Lps</w:t>
      </w:r>
      <w:proofErr w:type="spellEnd"/>
      <w:r w:rsidR="00502E02">
        <w:t>, and 2.6 x 10</w:t>
      </w:r>
      <w:r w:rsidR="00502E02">
        <w:rPr>
          <w:vertAlign w:val="superscript"/>
        </w:rPr>
        <w:t>10</w:t>
      </w:r>
      <w:r w:rsidR="00502E02">
        <w:t xml:space="preserve"> liters of yield for the year. </w:t>
      </w:r>
      <w:r w:rsidR="00405403">
        <w:t xml:space="preserve">A plot of flow for the water year is available in supplementary figure 1. </w:t>
      </w:r>
      <w:r w:rsidR="00502E02">
        <w:t>The nitrate time series had a mean concentration of 0.048 mg/L with a standard deviation of 0.032 mg/L. The calcium time series had a mean concentration of 0.86 mg/L with a standard deviation of 0.23 mg/L</w:t>
      </w:r>
      <w:r w:rsidR="00F21837">
        <w:t>.</w:t>
      </w:r>
      <w:r w:rsidR="002338E1">
        <w:t xml:space="preserve"> The calcium time series was complete for the year, with no missing days. The nitrate time series had 3 days with incomplete data (2/25/2016, 6/18/2016, and 6/23/2016) and 4 days with no data (6/19/2016-6/22/2016).</w:t>
      </w:r>
      <w:r w:rsidR="00405403">
        <w:t xml:space="preserve"> A plot of both chemistry time series is available in supplementary figure 2.</w:t>
      </w:r>
    </w:p>
    <w:p w14:paraId="38259008" w14:textId="009D5B40" w:rsidR="00FF4EF7" w:rsidRDefault="00FF4EF7" w:rsidP="00F67063">
      <w:pPr>
        <w:pStyle w:val="Heading3"/>
      </w:pPr>
      <w:r>
        <w:t>Coarsening Procedure</w:t>
      </w:r>
    </w:p>
    <w:p w14:paraId="7DFC4058" w14:textId="6A31A882" w:rsidR="00FF4EF7" w:rsidRDefault="000F67F8" w:rsidP="00537B6F">
      <w:pPr>
        <w:rPr>
          <w:noProof/>
        </w:rPr>
      </w:pPr>
      <w:r>
        <w:t>We coarsened e</w:t>
      </w:r>
      <w:r w:rsidR="00537B6F">
        <w:t xml:space="preserve">ach time series from the full resolution to daily by hour, from daily to weekly by day, and </w:t>
      </w:r>
      <w:r>
        <w:t>then to monthly and bimonthly discretely. A random starting point from within each</w:t>
      </w:r>
      <w:r w:rsidR="00636597">
        <w:t xml:space="preserve"> first</w:t>
      </w:r>
      <w:r>
        <w:t xml:space="preserve"> coarsening interval was chosen and every n</w:t>
      </w:r>
      <w:r w:rsidRPr="000F67F8">
        <w:rPr>
          <w:vertAlign w:val="superscript"/>
        </w:rPr>
        <w:t>th</w:t>
      </w:r>
      <w:r>
        <w:t xml:space="preserve"> sample was then taken to create a coarsened time series. We then applied each method to each coarsened time series to generate annual flux estimates. </w:t>
      </w:r>
      <w:r w:rsidR="00413AC9">
        <w:t>This process was repeated 100 times to generate an envelope of possible estimates for each method.</w:t>
      </w:r>
      <w:r w:rsidR="00DE4D08" w:rsidRPr="00DE4D08">
        <w:rPr>
          <w:noProof/>
        </w:rPr>
        <w:t xml:space="preserve"> </w:t>
      </w:r>
      <w:r w:rsidR="00DE4D08">
        <w:rPr>
          <w:noProof/>
        </w:rPr>
        <w:t xml:space="preserve">An selection of coarsened time series from </w:t>
      </w:r>
      <w:r w:rsidR="0098381F">
        <w:rPr>
          <w:noProof/>
        </w:rPr>
        <w:t>a single run</w:t>
      </w:r>
      <w:r w:rsidR="00DE4D08">
        <w:rPr>
          <w:noProof/>
        </w:rPr>
        <w:t xml:space="preserve"> is presented in figure 1.</w:t>
      </w:r>
    </w:p>
    <w:p w14:paraId="13DE1C55" w14:textId="497783F4" w:rsidR="00DE4D08" w:rsidRDefault="00DE4D08" w:rsidP="00537B6F">
      <w:pPr>
        <w:rPr>
          <w:noProof/>
        </w:rPr>
      </w:pPr>
    </w:p>
    <w:p w14:paraId="2D540B06" w14:textId="77777777" w:rsidR="00DE4D08" w:rsidRDefault="00DE4D08" w:rsidP="00DE4D08">
      <w:pPr>
        <w:keepNext/>
      </w:pPr>
      <w:r>
        <w:rPr>
          <w:noProof/>
        </w:rPr>
        <w:lastRenderedPageBreak/>
        <w:drawing>
          <wp:inline distT="0" distB="0" distL="0" distR="0" wp14:anchorId="7C5BE2B6" wp14:editId="5B58AD76">
            <wp:extent cx="5984874" cy="27622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89627" cy="2764443"/>
                    </a:xfrm>
                    <a:prstGeom prst="rect">
                      <a:avLst/>
                    </a:prstGeom>
                    <a:noFill/>
                    <a:ln>
                      <a:noFill/>
                    </a:ln>
                  </pic:spPr>
                </pic:pic>
              </a:graphicData>
            </a:graphic>
          </wp:inline>
        </w:drawing>
      </w:r>
    </w:p>
    <w:p w14:paraId="090DF678" w14:textId="690320CE" w:rsidR="00DE4D08" w:rsidRPr="00DE4D08" w:rsidRDefault="00DE4D08" w:rsidP="00DE4D08">
      <w:pPr>
        <w:pStyle w:val="Caption"/>
        <w:rPr>
          <w:color w:val="auto"/>
        </w:rPr>
      </w:pPr>
      <w:commentRangeStart w:id="48"/>
      <w:r w:rsidRPr="00DE4D08">
        <w:rPr>
          <w:color w:val="auto"/>
        </w:rPr>
        <w:t xml:space="preserve">Figure </w:t>
      </w:r>
      <w:r w:rsidRPr="00DE4D08">
        <w:rPr>
          <w:color w:val="auto"/>
        </w:rPr>
        <w:fldChar w:fldCharType="begin"/>
      </w:r>
      <w:r w:rsidRPr="00DE4D08">
        <w:rPr>
          <w:color w:val="auto"/>
        </w:rPr>
        <w:instrText xml:space="preserve"> SEQ Figure \* ARABIC </w:instrText>
      </w:r>
      <w:r w:rsidRPr="00DE4D08">
        <w:rPr>
          <w:color w:val="auto"/>
        </w:rPr>
        <w:fldChar w:fldCharType="separate"/>
      </w:r>
      <w:r w:rsidR="004069E6">
        <w:rPr>
          <w:noProof/>
          <w:color w:val="auto"/>
        </w:rPr>
        <w:t>1</w:t>
      </w:r>
      <w:r w:rsidRPr="00DE4D08">
        <w:rPr>
          <w:color w:val="auto"/>
        </w:rPr>
        <w:fldChar w:fldCharType="end"/>
      </w:r>
      <w:r w:rsidRPr="00DE4D08">
        <w:rPr>
          <w:color w:val="auto"/>
        </w:rPr>
        <w:t>: A selection of gradually coarsened nitrate time series generated from the original, 15</w:t>
      </w:r>
      <w:r w:rsidR="0098381F">
        <w:rPr>
          <w:color w:val="auto"/>
        </w:rPr>
        <w:t>-</w:t>
      </w:r>
      <w:r w:rsidRPr="00DE4D08">
        <w:rPr>
          <w:color w:val="auto"/>
        </w:rPr>
        <w:t xml:space="preserve">minute </w:t>
      </w:r>
      <w:r>
        <w:rPr>
          <w:color w:val="auto"/>
        </w:rPr>
        <w:t xml:space="preserve">Hubbard Brook </w:t>
      </w:r>
      <w:r w:rsidR="0098381F">
        <w:rPr>
          <w:color w:val="auto"/>
        </w:rPr>
        <w:t xml:space="preserve">sensor </w:t>
      </w:r>
      <w:r w:rsidRPr="00DE4D08">
        <w:rPr>
          <w:color w:val="auto"/>
        </w:rPr>
        <w:t>time series as presented in supplemental figure 2. This process was repeated with a random starting position 100 times to create a range of possible time series from the original data.</w:t>
      </w:r>
      <w:commentRangeEnd w:id="48"/>
      <w:r w:rsidR="004751A5">
        <w:rPr>
          <w:rStyle w:val="CommentReference"/>
          <w:i w:val="0"/>
          <w:iCs w:val="0"/>
          <w:color w:val="auto"/>
        </w:rPr>
        <w:commentReference w:id="48"/>
      </w:r>
    </w:p>
    <w:p w14:paraId="3BFC5114" w14:textId="653A5DE3" w:rsidR="000F67F8" w:rsidRDefault="00FF4EF7" w:rsidP="00F67063">
      <w:pPr>
        <w:pStyle w:val="Heading3"/>
      </w:pPr>
      <w:r>
        <w:t xml:space="preserve">Calculating </w:t>
      </w:r>
      <w:r w:rsidR="00161167">
        <w:t xml:space="preserve">and </w:t>
      </w:r>
      <w:proofErr w:type="gramStart"/>
      <w:r w:rsidR="00161167">
        <w:t>Comparing</w:t>
      </w:r>
      <w:proofErr w:type="gramEnd"/>
      <w:r w:rsidR="00161167">
        <w:t xml:space="preserve"> to </w:t>
      </w:r>
      <w:r>
        <w:t>‘True’ Load</w:t>
      </w:r>
    </w:p>
    <w:p w14:paraId="16B570BB" w14:textId="6BFD9BFE" w:rsidR="000F67F8" w:rsidRPr="000F67F8" w:rsidRDefault="000F67F8" w:rsidP="00537B6F">
      <w:r>
        <w:t xml:space="preserve">‘True’ load was calculated by applying the composite method to the full, high frequency time series (as recommended in </w:t>
      </w:r>
      <w:proofErr w:type="spellStart"/>
      <w:r>
        <w:t>A</w:t>
      </w:r>
      <w:r w:rsidR="00EB7EED">
        <w:t>ul</w:t>
      </w:r>
      <w:r>
        <w:t>enbach</w:t>
      </w:r>
      <w:proofErr w:type="spellEnd"/>
      <w:r>
        <w:t xml:space="preserve"> et al 2016). We then calculated percent error by comparing true load and </w:t>
      </w:r>
      <w:r w:rsidR="00F67063">
        <w:t>estimates generated with the coarsened time series</w:t>
      </w:r>
      <w:r>
        <w:t>.</w:t>
      </w:r>
    </w:p>
    <w:p w14:paraId="10877CE3" w14:textId="5456B062" w:rsidR="0016770B" w:rsidRDefault="00D90CF5">
      <w:pPr>
        <w:pStyle w:val="Heading2"/>
      </w:pPr>
      <w:bookmarkStart w:id="49" w:name="_5ral7wsjxr4o" w:colFirst="0" w:colLast="0"/>
      <w:bookmarkEnd w:id="49"/>
      <w:r>
        <w:t>Synthetic Time Series</w:t>
      </w:r>
    </w:p>
    <w:p w14:paraId="07BF0E0D" w14:textId="43575343" w:rsidR="002C0891" w:rsidRDefault="00FF3DE2" w:rsidP="00FF3DE2">
      <w:r>
        <w:t>Due to the limited availability of</w:t>
      </w:r>
      <w:r w:rsidR="005846B2">
        <w:t xml:space="preserve"> high-quality, high-frequency</w:t>
      </w:r>
      <w:r>
        <w:t xml:space="preserve"> senor</w:t>
      </w:r>
      <w:r w:rsidR="005846B2">
        <w:t xml:space="preserve"> and streamflow</w:t>
      </w:r>
      <w:r>
        <w:t xml:space="preserve"> data</w:t>
      </w:r>
      <w:r w:rsidR="005846B2">
        <w:t xml:space="preserve"> from small watersheds</w:t>
      </w:r>
      <w:r>
        <w:t xml:space="preserve">, synthetic time series were created to test </w:t>
      </w:r>
      <w:r w:rsidR="00536361">
        <w:t xml:space="preserve">the sensitives of each method to various hydrologic and concentration-discharge relationships. </w:t>
      </w:r>
      <w:r w:rsidR="00FF4EF7">
        <w:t xml:space="preserve">Past work has shown that the best available load estimation method depends largely on data density and solute </w:t>
      </w:r>
      <w:proofErr w:type="spellStart"/>
      <w:r w:rsidR="00FF4EF7">
        <w:t>chemodynamics</w:t>
      </w:r>
      <w:proofErr w:type="spellEnd"/>
      <w:r w:rsidR="00FF4EF7">
        <w:t xml:space="preserve"> (</w:t>
      </w:r>
      <w:proofErr w:type="spellStart"/>
      <w:r w:rsidR="00FF4EF7">
        <w:t>Aulenbach</w:t>
      </w:r>
      <w:proofErr w:type="spellEnd"/>
      <w:r w:rsidR="00FF4EF7">
        <w:t xml:space="preserve"> et al, 2016). </w:t>
      </w:r>
    </w:p>
    <w:p w14:paraId="2FAACA7A" w14:textId="77777777" w:rsidR="002C0891" w:rsidRDefault="002C0891" w:rsidP="00FF3DE2"/>
    <w:p w14:paraId="4B5191CF" w14:textId="53A2E9A4" w:rsidR="00FF4EF7" w:rsidRDefault="00FF4EF7" w:rsidP="00FF3DE2">
      <w:r>
        <w:t xml:space="preserve">Knowing the </w:t>
      </w:r>
      <w:proofErr w:type="spellStart"/>
      <w:r>
        <w:t>chemodynamics</w:t>
      </w:r>
      <w:proofErr w:type="spellEnd"/>
      <w:r>
        <w:t xml:space="preserve"> of the solute of interest is</w:t>
      </w:r>
      <w:r w:rsidR="002C0891">
        <w:t xml:space="preserve"> critical</w:t>
      </w:r>
      <w:r>
        <w:t xml:space="preserve"> to generating a quality load estimate</w:t>
      </w:r>
      <w:r w:rsidR="002C0891">
        <w:t xml:space="preserve"> (</w:t>
      </w:r>
      <w:r w:rsidR="000D0C3F">
        <w:t xml:space="preserve">Appling et al, 2015; </w:t>
      </w:r>
      <w:proofErr w:type="spellStart"/>
      <w:r w:rsidR="002C0891">
        <w:t>Aulenbach</w:t>
      </w:r>
      <w:proofErr w:type="spellEnd"/>
      <w:r w:rsidR="002C0891">
        <w:t xml:space="preserve"> et al, 2016)</w:t>
      </w:r>
      <w:r>
        <w:t xml:space="preserve">. In large, interconnected watersheds, many solutes are </w:t>
      </w:r>
      <w:proofErr w:type="spellStart"/>
      <w:r>
        <w:t>chemostatic</w:t>
      </w:r>
      <w:proofErr w:type="spellEnd"/>
      <w:r>
        <w:t xml:space="preserve"> (</w:t>
      </w:r>
      <w:r w:rsidR="000D0C3F">
        <w:t xml:space="preserve">Godsey et al, 2009; </w:t>
      </w:r>
      <w:r>
        <w:t>Godse</w:t>
      </w:r>
      <w:r w:rsidR="000D0C3F">
        <w:t>y</w:t>
      </w:r>
      <w:r>
        <w:t xml:space="preserve"> et al, 2019)</w:t>
      </w:r>
      <w:r w:rsidR="002C0891">
        <w:t>.</w:t>
      </w:r>
      <w:r>
        <w:t xml:space="preserve"> In </w:t>
      </w:r>
      <w:proofErr w:type="spellStart"/>
      <w:r>
        <w:t>chemostasis</w:t>
      </w:r>
      <w:proofErr w:type="spellEnd"/>
      <w:r>
        <w:t xml:space="preserve">, </w:t>
      </w:r>
      <w:r w:rsidR="002C0891">
        <w:t>variation in solute concentration is low and does not vary with streamflow</w:t>
      </w:r>
      <w:r w:rsidR="000D0C3F">
        <w:t xml:space="preserve"> (Godsey et al, 2009)</w:t>
      </w:r>
      <w:r w:rsidR="002C0891">
        <w:t xml:space="preserve">. Solutes can also display no pattern with </w:t>
      </w:r>
      <w:r w:rsidR="000D0C3F">
        <w:t>streamflow but</w:t>
      </w:r>
      <w:r w:rsidR="002C0891">
        <w:t xml:space="preserve"> vary widely due to other factors. This is often true of nutrients, such as nitrate</w:t>
      </w:r>
      <w:r w:rsidR="000D0C3F">
        <w:t xml:space="preserve"> (Pellerin et al, 2014; Schilling et al, 2017)</w:t>
      </w:r>
      <w:r w:rsidR="002C0891">
        <w:t>. Other solutes, like dissolved organic matter, often increase with increasing discharge, or are called enriching</w:t>
      </w:r>
      <w:r w:rsidR="000D0C3F">
        <w:t xml:space="preserve"> (</w:t>
      </w:r>
      <w:proofErr w:type="spellStart"/>
      <w:r w:rsidR="000D0C3F">
        <w:t>Moatar</w:t>
      </w:r>
      <w:proofErr w:type="spellEnd"/>
      <w:r w:rsidR="000D0C3F">
        <w:t xml:space="preserve"> et al, 2017)</w:t>
      </w:r>
      <w:r w:rsidR="002C0891">
        <w:t>. The opposite is true of many geochemical solutes, such as magnesium or potassium. Instead, they often dilute as flows increase (</w:t>
      </w:r>
      <w:proofErr w:type="spellStart"/>
      <w:r w:rsidR="000D0C3F">
        <w:t>Moatar</w:t>
      </w:r>
      <w:proofErr w:type="spellEnd"/>
      <w:r w:rsidR="000D0C3F">
        <w:t xml:space="preserve"> et al, 2017; </w:t>
      </w:r>
      <w:r w:rsidR="002C0891">
        <w:t>Godsey et al, 20</w:t>
      </w:r>
      <w:r w:rsidR="000D0C3F">
        <w:t>0</w:t>
      </w:r>
      <w:r w:rsidR="002C0891">
        <w:t xml:space="preserve">9). </w:t>
      </w:r>
      <w:r w:rsidR="000D0C3F">
        <w:t xml:space="preserve">Additionally, solutes can display complex </w:t>
      </w:r>
      <w:proofErr w:type="spellStart"/>
      <w:r w:rsidR="000D0C3F">
        <w:t>chemodynamics</w:t>
      </w:r>
      <w:proofErr w:type="spellEnd"/>
      <w:r w:rsidR="000D0C3F">
        <w:t xml:space="preserve"> that change as flows increase (</w:t>
      </w:r>
      <w:proofErr w:type="spellStart"/>
      <w:r w:rsidR="000D0C3F">
        <w:t>Moatar</w:t>
      </w:r>
      <w:proofErr w:type="spellEnd"/>
      <w:r w:rsidR="000D0C3F">
        <w:t xml:space="preserve"> et al, 2017).</w:t>
      </w:r>
    </w:p>
    <w:p w14:paraId="07DCA58D" w14:textId="77777777" w:rsidR="00FF4EF7" w:rsidRDefault="00FF4EF7" w:rsidP="00FF3DE2"/>
    <w:p w14:paraId="26D99E00" w14:textId="4B8C9845" w:rsidR="00536361" w:rsidRDefault="00FC6685" w:rsidP="00FF3DE2">
      <w:r>
        <w:lastRenderedPageBreak/>
        <w:t>Using the discharge</w:t>
      </w:r>
      <w:r w:rsidR="005846B2">
        <w:t xml:space="preserve"> record</w:t>
      </w:r>
      <w:r>
        <w:t xml:space="preserve"> from HBEF watershed 3 </w:t>
      </w:r>
      <w:r w:rsidR="00FF4EF7">
        <w:t xml:space="preserve">in the 2016 water year </w:t>
      </w:r>
      <w:r>
        <w:t xml:space="preserve">as a starting point, we created batches of three idealized hydrologic regimes and four </w:t>
      </w:r>
      <w:r w:rsidR="00B97A4B">
        <w:t xml:space="preserve">idealized </w:t>
      </w:r>
      <w:r>
        <w:t>concentration-discharge relationships to test our flux methods.</w:t>
      </w:r>
      <w:r w:rsidR="005846B2">
        <w:t xml:space="preserve"> We have grounded our analysis in known methods where possible and the code used to create the data is </w:t>
      </w:r>
      <w:r w:rsidR="0042096C">
        <w:t xml:space="preserve">publicly </w:t>
      </w:r>
      <w:r w:rsidR="005846B2">
        <w:t>available at FINAL GITHUB LINK.</w:t>
      </w:r>
    </w:p>
    <w:p w14:paraId="50A0C81D" w14:textId="281FA980" w:rsidR="00856BC2" w:rsidRDefault="00856BC2" w:rsidP="00856BC2">
      <w:pPr>
        <w:pStyle w:val="Heading3"/>
      </w:pPr>
      <w:r>
        <w:t>Hydrologic Regimes</w:t>
      </w:r>
    </w:p>
    <w:p w14:paraId="624CFED2" w14:textId="2CA3D4F7" w:rsidR="00856BC2" w:rsidRDefault="0078219E" w:rsidP="00856BC2">
      <w:commentRangeStart w:id="50"/>
      <w:commentRangeStart w:id="51"/>
      <w:r>
        <w:t xml:space="preserve">We fit an </w:t>
      </w:r>
      <w:r w:rsidR="00856BC2">
        <w:t xml:space="preserve">autoregressive integrated moving average (ARIMA) </w:t>
      </w:r>
      <w:r w:rsidR="00F21837">
        <w:t xml:space="preserve">model </w:t>
      </w:r>
      <w:r w:rsidR="00856BC2">
        <w:t>to the flow record used in the data coarsening experiments using the ‘forecast’ R package’s ‘</w:t>
      </w:r>
      <w:proofErr w:type="spellStart"/>
      <w:proofErr w:type="gramStart"/>
      <w:r w:rsidR="00856BC2">
        <w:t>auto.arima</w:t>
      </w:r>
      <w:proofErr w:type="spellEnd"/>
      <w:proofErr w:type="gramEnd"/>
      <w:r w:rsidR="00856BC2">
        <w:t>’ function</w:t>
      </w:r>
      <w:r w:rsidR="006548FD">
        <w:t xml:space="preserve"> (</w:t>
      </w:r>
      <w:proofErr w:type="spellStart"/>
      <w:r w:rsidR="006548FD">
        <w:t>Khandakar</w:t>
      </w:r>
      <w:proofErr w:type="spellEnd"/>
      <w:r w:rsidR="006548FD">
        <w:t>, 2008)</w:t>
      </w:r>
      <w:r w:rsidR="00856BC2">
        <w:t>. Then, residuals from the model were randomly reshuffled</w:t>
      </w:r>
      <w:r w:rsidR="000D7696">
        <w:t xml:space="preserve"> and applied to</w:t>
      </w:r>
      <w:r w:rsidR="00856BC2">
        <w:t xml:space="preserve"> the original time series, as described in equation </w:t>
      </w:r>
      <w:r w:rsidR="006836CF">
        <w:t>4</w:t>
      </w:r>
      <w:r w:rsidR="00856BC2">
        <w:t>.</w:t>
      </w:r>
    </w:p>
    <w:p w14:paraId="5CB3EBFE" w14:textId="40F33F42" w:rsidR="00611C7B" w:rsidRDefault="00000000" w:rsidP="00856BC2">
      <m:oMathPara>
        <m:oMath>
          <m:d>
            <m:dPr>
              <m:ctrlPr>
                <w:rPr>
                  <w:rFonts w:ascii="Cambria Math" w:hAnsi="Cambria Math"/>
                  <w:i/>
                </w:rPr>
              </m:ctrlPr>
            </m:dPr>
            <m:e>
              <m:r>
                <w:rPr>
                  <w:rFonts w:ascii="Cambria Math" w:hAnsi="Cambria Math"/>
                </w:rPr>
                <m:t>equation 4</m:t>
              </m:r>
            </m:e>
          </m:d>
          <m:r>
            <w:rPr>
              <w:rFonts w:ascii="Cambria Math" w:hAnsi="Cambria Math"/>
            </w:rPr>
            <m:t xml:space="preserve">     </m:t>
          </m:r>
          <m:sSubSup>
            <m:sSubSupPr>
              <m:ctrlPr>
                <w:rPr>
                  <w:rFonts w:ascii="Cambria Math" w:hAnsi="Cambria Math"/>
                  <w:i/>
                </w:rPr>
              </m:ctrlPr>
            </m:sSubSupPr>
            <m:e>
              <m:r>
                <w:rPr>
                  <w:rFonts w:ascii="Cambria Math" w:hAnsi="Cambria Math"/>
                </w:rPr>
                <m:t>Q</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+k)</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Q</m:t>
                  </m:r>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Q</m:t>
                      </m:r>
                    </m:e>
                    <m:sub>
                      <m:r>
                        <w:rPr>
                          <w:rFonts w:ascii="Cambria Math" w:hAnsi="Cambria Math"/>
                        </w:rPr>
                        <m:t>i</m:t>
                      </m:r>
                    </m:sub>
                    <m:sup>
                      <m:r>
                        <w:rPr>
                          <w:rFonts w:ascii="Cambria Math" w:hAnsi="Cambria Math"/>
                        </w:rPr>
                        <m:t>'</m:t>
                      </m:r>
                    </m:sup>
                  </m:sSubSup>
                </m:e>
              </m:nary>
            </m:den>
          </m:f>
        </m:oMath>
      </m:oMathPara>
    </w:p>
    <w:p w14:paraId="2E2E72E6" w14:textId="14B04231" w:rsidR="00D6457C" w:rsidRDefault="00611C7B" w:rsidP="00856BC2">
      <w:r>
        <w:t xml:space="preserve">Where </w:t>
      </w:r>
      <m:oMath>
        <m:sSubSup>
          <m:sSubSupPr>
            <m:ctrlPr>
              <w:rPr>
                <w:rFonts w:ascii="Cambria Math" w:hAnsi="Cambria Math"/>
                <w:i/>
              </w:rPr>
            </m:ctrlPr>
          </m:sSubSupPr>
          <m:e>
            <m:r>
              <w:rPr>
                <w:rFonts w:ascii="Cambria Math" w:hAnsi="Cambria Math"/>
              </w:rPr>
              <m:t>Q</m:t>
            </m:r>
          </m:e>
          <m:sub>
            <m:r>
              <w:rPr>
                <w:rFonts w:ascii="Cambria Math" w:hAnsi="Cambria Math"/>
              </w:rPr>
              <m:t>i</m:t>
            </m:r>
          </m:sub>
          <m:sup>
            <m:r>
              <w:rPr>
                <w:rFonts w:ascii="Cambria Math" w:hAnsi="Cambria Math"/>
              </w:rPr>
              <m:t>'</m:t>
            </m:r>
          </m:sup>
        </m:sSubSup>
      </m:oMath>
      <w:r>
        <w:t xml:space="preserve"> is the resulting </w:t>
      </w:r>
      <m:oMath>
        <m:r>
          <w:rPr>
            <w:rFonts w:ascii="Cambria Math" w:hAnsi="Cambria Math"/>
          </w:rPr>
          <m:t>Q</m:t>
        </m:r>
      </m:oMath>
      <w:r>
        <w:t xml:space="preserve"> for the day, </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sidR="00D6457C">
        <w:t xml:space="preserve"> is the observed discharge </w:t>
      </w:r>
      <w:r w:rsidR="00FF3419">
        <w:t>at that time</w:t>
      </w:r>
      <w:r w:rsidR="00D6457C">
        <w:t xml:space="preserv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D6457C">
        <w:t xml:space="preserve"> is the randomly reshuffled residual for that day, </w:t>
      </w:r>
      <w:r w:rsidR="00D6457C">
        <w:rPr>
          <w:i/>
          <w:iCs/>
        </w:rPr>
        <w:t>k</w:t>
      </w:r>
      <w:r w:rsidR="00D6457C">
        <w:t xml:space="preserve"> is a constant</w:t>
      </w:r>
      <w:r w:rsidR="0078219E">
        <w:t xml:space="preserve"> to prevent zero flow days</w:t>
      </w:r>
      <w:r w:rsidR="00D6457C">
        <w:t xml:space="preserve">, and the ratio term is a hold factor to </w:t>
      </w:r>
      <w:r w:rsidR="00CB15CB">
        <w:t>set</w:t>
      </w:r>
      <w:r w:rsidR="00D6457C">
        <w:t xml:space="preserve"> the total water yield for the year </w:t>
      </w:r>
      <w:r w:rsidR="000D7696">
        <w:t xml:space="preserve">the </w:t>
      </w:r>
      <w:r w:rsidR="00D6457C">
        <w:t>same for each generated time series.</w:t>
      </w:r>
    </w:p>
    <w:p w14:paraId="0AA990CC" w14:textId="77777777" w:rsidR="00D6457C" w:rsidRDefault="00D6457C" w:rsidP="00856BC2"/>
    <w:p w14:paraId="0C217EE9" w14:textId="5C5CE488" w:rsidR="00856BC2" w:rsidRDefault="00D6457C" w:rsidP="00856BC2">
      <w:r>
        <w:t xml:space="preserve">The same method was then applied to generate stormflow dominated and baseflow dominated time series, as described in equations </w:t>
      </w:r>
      <w:r w:rsidR="006836CF">
        <w:t>5</w:t>
      </w:r>
      <w:r>
        <w:t xml:space="preserve"> and </w:t>
      </w:r>
      <w:r w:rsidR="006836CF">
        <w:t>6</w:t>
      </w:r>
      <w:r>
        <w:t xml:space="preserve"> respectively.</w:t>
      </w:r>
    </w:p>
    <w:p w14:paraId="2205B2B5" w14:textId="19D77971" w:rsidR="00D6457C" w:rsidRDefault="00000000" w:rsidP="00D6457C">
      <m:oMathPara>
        <m:oMath>
          <m:d>
            <m:dPr>
              <m:ctrlPr>
                <w:rPr>
                  <w:rFonts w:ascii="Cambria Math" w:hAnsi="Cambria Math"/>
                  <w:i/>
                </w:rPr>
              </m:ctrlPr>
            </m:dPr>
            <m:e>
              <m:r>
                <w:rPr>
                  <w:rFonts w:ascii="Cambria Math" w:hAnsi="Cambria Math"/>
                </w:rPr>
                <m:t>equation 5</m:t>
              </m:r>
            </m:e>
          </m:d>
          <m:r>
            <w:rPr>
              <w:rFonts w:ascii="Cambria Math" w:hAnsi="Cambria Math"/>
            </w:rPr>
            <m:t xml:space="preserve">     </m:t>
          </m:r>
          <m:sSubSup>
            <m:sSubSupPr>
              <m:ctrlPr>
                <w:rPr>
                  <w:rFonts w:ascii="Cambria Math" w:hAnsi="Cambria Math"/>
                  <w:i/>
                </w:rPr>
              </m:ctrlPr>
            </m:sSubSupPr>
            <m:e>
              <m:r>
                <w:rPr>
                  <w:rFonts w:ascii="Cambria Math" w:hAnsi="Cambria Math"/>
                </w:rPr>
                <m:t>Q</m:t>
              </m:r>
            </m:e>
            <m:sub>
              <m:r>
                <w:rPr>
                  <w:rFonts w:ascii="Cambria Math" w:hAnsi="Cambria Math"/>
                </w:rPr>
                <m:t>i</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i</m:t>
              </m:r>
            </m:sub>
            <m:sup>
              <m:r>
                <w:rPr>
                  <w:rFonts w:ascii="Cambria Math" w:hAnsi="Cambria Math"/>
                </w:rPr>
                <m:t>1.5</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+k)</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Q</m:t>
                  </m:r>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Q</m:t>
                      </m:r>
                    </m:e>
                    <m:sub>
                      <m:r>
                        <w:rPr>
                          <w:rFonts w:ascii="Cambria Math" w:hAnsi="Cambria Math"/>
                        </w:rPr>
                        <m:t>i</m:t>
                      </m:r>
                    </m:sub>
                    <m:sup>
                      <m:r>
                        <w:rPr>
                          <w:rFonts w:ascii="Cambria Math" w:hAnsi="Cambria Math"/>
                        </w:rPr>
                        <m:t>'</m:t>
                      </m:r>
                    </m:sup>
                  </m:sSubSup>
                </m:e>
              </m:nary>
            </m:den>
          </m:f>
        </m:oMath>
      </m:oMathPara>
    </w:p>
    <w:p w14:paraId="60BD746B" w14:textId="77777777" w:rsidR="00D6457C" w:rsidRPr="00D6457C" w:rsidRDefault="00D6457C" w:rsidP="00856BC2"/>
    <w:p w14:paraId="1CB98FD9" w14:textId="1ECCA3C2" w:rsidR="00FF3DE2" w:rsidRPr="00B97A4B" w:rsidRDefault="00000000" w:rsidP="00FF3DE2">
      <m:oMathPara>
        <m:oMath>
          <m:d>
            <m:dPr>
              <m:ctrlPr>
                <w:rPr>
                  <w:rFonts w:ascii="Cambria Math" w:hAnsi="Cambria Math"/>
                  <w:i/>
                </w:rPr>
              </m:ctrlPr>
            </m:dPr>
            <m:e>
              <m:r>
                <w:rPr>
                  <w:rFonts w:ascii="Cambria Math" w:hAnsi="Cambria Math"/>
                </w:rPr>
                <m:t>equation 6</m:t>
              </m:r>
            </m:e>
          </m:d>
          <m:r>
            <w:rPr>
              <w:rFonts w:ascii="Cambria Math" w:hAnsi="Cambria Math"/>
            </w:rPr>
            <m:t xml:space="preserve">     </m:t>
          </m:r>
          <m:sSubSup>
            <m:sSubSupPr>
              <m:ctrlPr>
                <w:rPr>
                  <w:rFonts w:ascii="Cambria Math" w:hAnsi="Cambria Math"/>
                  <w:i/>
                </w:rPr>
              </m:ctrlPr>
            </m:sSubSupPr>
            <m:e>
              <m:r>
                <w:rPr>
                  <w:rFonts w:ascii="Cambria Math" w:hAnsi="Cambria Math"/>
                </w:rPr>
                <m:t>Q</m:t>
              </m:r>
            </m:e>
            <m:sub>
              <m:r>
                <w:rPr>
                  <w:rFonts w:ascii="Cambria Math" w:hAnsi="Cambria Math"/>
                </w:rPr>
                <m:t>i</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i</m:t>
              </m:r>
            </m:sub>
            <m:sup>
              <m:r>
                <w:rPr>
                  <w:rFonts w:ascii="Cambria Math" w:hAnsi="Cambria Math"/>
                </w:rPr>
                <m:t>0.9</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+k)</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Q</m:t>
                  </m:r>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Q</m:t>
                      </m:r>
                    </m:e>
                    <m:sub>
                      <m:r>
                        <w:rPr>
                          <w:rFonts w:ascii="Cambria Math" w:hAnsi="Cambria Math"/>
                        </w:rPr>
                        <m:t>i</m:t>
                      </m:r>
                    </m:sub>
                    <m:sup>
                      <m:r>
                        <w:rPr>
                          <w:rFonts w:ascii="Cambria Math" w:hAnsi="Cambria Math"/>
                        </w:rPr>
                        <m:t>'</m:t>
                      </m:r>
                    </m:sup>
                  </m:sSubSup>
                </m:e>
              </m:nary>
            </m:den>
          </m:f>
        </m:oMath>
      </m:oMathPara>
    </w:p>
    <w:p w14:paraId="40FE6B3B" w14:textId="23EC76B3" w:rsidR="00B97A4B" w:rsidRDefault="00B97A4B" w:rsidP="00FF3DE2">
      <w:r>
        <w:t xml:space="preserve">Where the exponent applied to </w:t>
      </w:r>
      <m:oMath>
        <m:sSub>
          <m:sSubPr>
            <m:ctrlPr>
              <w:rPr>
                <w:rFonts w:ascii="Cambria Math" w:hAnsi="Cambria Math"/>
                <w:i/>
              </w:rPr>
            </m:ctrlPr>
          </m:sSubPr>
          <m:e>
            <m:r>
              <w:rPr>
                <w:rFonts w:ascii="Cambria Math" w:hAnsi="Cambria Math"/>
              </w:rPr>
              <m:t>Q</m:t>
            </m:r>
          </m:e>
          <m:sub>
            <m:r>
              <w:rPr>
                <w:rFonts w:ascii="Cambria Math" w:hAnsi="Cambria Math"/>
              </w:rPr>
              <m:t>i</m:t>
            </m:r>
          </m:sub>
        </m:sSub>
      </m:oMath>
      <w:r>
        <w:t xml:space="preserve"> attenuates the flow, creating a larger or smaller stormflow signal.</w:t>
      </w:r>
      <w:r w:rsidR="00C52E5C">
        <w:t xml:space="preserve"> The baseflow time series was then attenuated with a moving average to reduce noise using the ‘zoo’ R package’s ‘</w:t>
      </w:r>
      <w:proofErr w:type="spellStart"/>
      <w:r w:rsidR="00C52E5C">
        <w:t>rollmean</w:t>
      </w:r>
      <w:proofErr w:type="spellEnd"/>
      <w:r w:rsidR="00C52E5C">
        <w:t>’ function</w:t>
      </w:r>
      <w:r w:rsidR="00AC3C4A">
        <w:t xml:space="preserve"> with a </w:t>
      </w:r>
      <w:r w:rsidR="00AC3C4A">
        <w:rPr>
          <w:i/>
          <w:iCs/>
        </w:rPr>
        <w:t>k</w:t>
      </w:r>
      <w:r w:rsidR="00AC3C4A">
        <w:t xml:space="preserve"> value of 10</w:t>
      </w:r>
      <w:r w:rsidR="00750917">
        <w:t xml:space="preserve"> (</w:t>
      </w:r>
      <w:proofErr w:type="spellStart"/>
      <w:r w:rsidR="00750917">
        <w:t>Zeileis</w:t>
      </w:r>
      <w:proofErr w:type="spellEnd"/>
      <w:r w:rsidR="00750917">
        <w:t xml:space="preserve"> and </w:t>
      </w:r>
      <w:proofErr w:type="spellStart"/>
      <w:r w:rsidR="00750917">
        <w:t>Grothendieck</w:t>
      </w:r>
      <w:proofErr w:type="spellEnd"/>
      <w:r w:rsidR="00750917">
        <w:t>, 2005)</w:t>
      </w:r>
      <w:r w:rsidR="00C52E5C">
        <w:t xml:space="preserve">. </w:t>
      </w:r>
    </w:p>
    <w:p w14:paraId="462F0FBE" w14:textId="167BD18E" w:rsidR="00C52E5C" w:rsidRDefault="00C52E5C" w:rsidP="00FF3DE2"/>
    <w:p w14:paraId="2722ECC9" w14:textId="62CA2409" w:rsidR="00C52E5C" w:rsidRPr="00D6457C" w:rsidRDefault="00C52E5C" w:rsidP="00FF3DE2">
      <w:r>
        <w:t>We used the ‘</w:t>
      </w:r>
      <w:proofErr w:type="spellStart"/>
      <w:r>
        <w:t>EcoHydRology</w:t>
      </w:r>
      <w:proofErr w:type="spellEnd"/>
      <w:r>
        <w:t>’ R package’s ‘</w:t>
      </w:r>
      <w:proofErr w:type="spellStart"/>
      <w:r>
        <w:t>BaseflowSeperation</w:t>
      </w:r>
      <w:proofErr w:type="spellEnd"/>
      <w:r>
        <w:t xml:space="preserve">’ function to determine proportion </w:t>
      </w:r>
      <w:proofErr w:type="spellStart"/>
      <w:r>
        <w:t>quickflow</w:t>
      </w:r>
      <w:proofErr w:type="spellEnd"/>
      <w:r>
        <w:t xml:space="preserve"> to total flow for each time series</w:t>
      </w:r>
      <w:r w:rsidR="00750917">
        <w:t xml:space="preserve"> (</w:t>
      </w:r>
      <w:proofErr w:type="spellStart"/>
      <w:r w:rsidR="00750917">
        <w:t>Fuka</w:t>
      </w:r>
      <w:proofErr w:type="spellEnd"/>
      <w:r w:rsidR="00750917">
        <w:t xml:space="preserve"> et al, 2014)</w:t>
      </w:r>
      <w:r>
        <w:t xml:space="preserve">. The unaltered time series had a ~20% </w:t>
      </w:r>
      <w:proofErr w:type="spellStart"/>
      <w:r>
        <w:t>quickflow</w:t>
      </w:r>
      <w:proofErr w:type="spellEnd"/>
      <w:r>
        <w:t>, the stormflow time series had ~3</w:t>
      </w:r>
      <w:r w:rsidR="000963C0">
        <w:t>5</w:t>
      </w:r>
      <w:r>
        <w:t xml:space="preserve">% </w:t>
      </w:r>
      <w:proofErr w:type="spellStart"/>
      <w:r>
        <w:t>quickflow</w:t>
      </w:r>
      <w:proofErr w:type="spellEnd"/>
      <w:r>
        <w:t xml:space="preserve">, and the baseflow time series had ~5% </w:t>
      </w:r>
      <w:proofErr w:type="spellStart"/>
      <w:r>
        <w:t>quickflow</w:t>
      </w:r>
      <w:proofErr w:type="spellEnd"/>
      <w:r>
        <w:t>.</w:t>
      </w:r>
      <w:commentRangeEnd w:id="50"/>
      <w:r w:rsidR="00557129">
        <w:rPr>
          <w:rStyle w:val="CommentReference"/>
        </w:rPr>
        <w:commentReference w:id="50"/>
      </w:r>
      <w:commentRangeEnd w:id="51"/>
      <w:r w:rsidR="00C05F00">
        <w:rPr>
          <w:rStyle w:val="CommentReference"/>
        </w:rPr>
        <w:commentReference w:id="51"/>
      </w:r>
    </w:p>
    <w:p w14:paraId="0B2D677C" w14:textId="19EAF3A5" w:rsidR="00D6457C" w:rsidRDefault="00D6457C" w:rsidP="00D6457C">
      <w:pPr>
        <w:pStyle w:val="Heading3"/>
      </w:pPr>
      <w:r>
        <w:t>Concentration-Discharge Regimes</w:t>
      </w:r>
    </w:p>
    <w:p w14:paraId="6591B8FC" w14:textId="37F33440" w:rsidR="00D6457C" w:rsidRDefault="0078219E" w:rsidP="00D6457C">
      <w:r>
        <w:t>To generate</w:t>
      </w:r>
      <w:r w:rsidR="00750917" w:rsidRPr="00750917">
        <w:t xml:space="preserve"> </w:t>
      </w:r>
      <w:proofErr w:type="spellStart"/>
      <w:r w:rsidR="00750917">
        <w:t>chemostatic</w:t>
      </w:r>
      <w:proofErr w:type="spellEnd"/>
      <w:r>
        <w:t xml:space="preserve"> time series</w:t>
      </w:r>
      <w:r w:rsidR="00750917">
        <w:t xml:space="preserve"> of </w:t>
      </w:r>
      <w:r w:rsidR="00C95EE9">
        <w:t>stream chemistry, we randomly sampled a normal distribution of points with a mean of 2 mg/L and a standard deviation of 0.1 mg/L for each day in the generated streamflow timeseries. Likewise, to generate our no-pattern time series we randomly sampled a normal distribution of points with a mean of 2 mg/L and a standard deviation of 0.5 mg/L for each day in the generated streamflow timeseries.</w:t>
      </w:r>
    </w:p>
    <w:p w14:paraId="2CA08984" w14:textId="4EFD22B1" w:rsidR="00C95EE9" w:rsidRDefault="00C95EE9" w:rsidP="00D6457C"/>
    <w:p w14:paraId="6028C587" w14:textId="5F9A0054" w:rsidR="00C95EE9" w:rsidRDefault="00C95EE9" w:rsidP="00D6457C">
      <w:r>
        <w:lastRenderedPageBreak/>
        <w:t xml:space="preserve">To generate time series of enriching stream chemistry, we applied equation </w:t>
      </w:r>
      <w:r w:rsidR="00CB15CB">
        <w:t>7</w:t>
      </w:r>
      <w:r>
        <w:t xml:space="preserve"> to our generated streamflow time series. </w:t>
      </w:r>
    </w:p>
    <w:p w14:paraId="49E18FA2" w14:textId="4A275E9A" w:rsidR="00C95EE9" w:rsidRDefault="00000000" w:rsidP="00D6457C">
      <m:oMathPara>
        <m:oMath>
          <m:d>
            <m:dPr>
              <m:ctrlPr>
                <w:rPr>
                  <w:rFonts w:ascii="Cambria Math" w:hAnsi="Cambria Math"/>
                  <w:i/>
                </w:rPr>
              </m:ctrlPr>
            </m:dPr>
            <m:e>
              <m:r>
                <w:rPr>
                  <w:rFonts w:ascii="Cambria Math" w:hAnsi="Cambria Math"/>
                </w:rPr>
                <m:t>equation 7</m:t>
              </m:r>
            </m:e>
          </m:d>
          <m:r>
            <w:rPr>
              <w:rFonts w:ascii="Cambria Math" w:hAnsi="Cambria Math"/>
            </w:rPr>
            <m:t xml:space="preserve">    </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log10</m:t>
              </m:r>
              <m:d>
                <m:dPr>
                  <m:ctrlPr>
                    <w:rPr>
                      <w:rFonts w:ascii="Cambria Math" w:hAnsi="Cambria Math"/>
                      <w:i/>
                    </w:rPr>
                  </m:ctrlPr>
                </m:dPr>
                <m:e>
                  <m:sSubSup>
                    <m:sSubSupPr>
                      <m:ctrlPr>
                        <w:rPr>
                          <w:rFonts w:ascii="Cambria Math" w:hAnsi="Cambria Math"/>
                          <w:i/>
                        </w:rPr>
                      </m:ctrlPr>
                    </m:sSubSupPr>
                    <m:e>
                      <m:r>
                        <w:rPr>
                          <w:rFonts w:ascii="Cambria Math" w:hAnsi="Cambria Math"/>
                        </w:rPr>
                        <m:t>Q</m:t>
                      </m:r>
                    </m:e>
                    <m:sub>
                      <m:r>
                        <w:rPr>
                          <w:rFonts w:ascii="Cambria Math" w:hAnsi="Cambria Math"/>
                        </w:rPr>
                        <m:t>i</m:t>
                      </m:r>
                    </m:sub>
                    <m:sup>
                      <m:r>
                        <w:rPr>
                          <w:rFonts w:ascii="Cambria Math" w:hAnsi="Cambria Math"/>
                        </w:rPr>
                        <m:t>'</m:t>
                      </m:r>
                    </m:sup>
                  </m:sSubSup>
                </m:e>
              </m:d>
              <m:r>
                <w:rPr>
                  <w:rFonts w:ascii="Cambria Math" w:hAnsi="Cambria Math"/>
                </w:rPr>
                <m:t>-1</m:t>
              </m:r>
            </m:sup>
          </m:sSup>
        </m:oMath>
      </m:oMathPara>
    </w:p>
    <w:p w14:paraId="13B4D014" w14:textId="15AFDD14" w:rsidR="00C95EE9" w:rsidRDefault="00C95EE9" w:rsidP="00D6457C">
      <w:r>
        <w:t xml:space="preserve">Similarly, we applied equation </w:t>
      </w:r>
      <w:r w:rsidR="00CB15CB">
        <w:t>8</w:t>
      </w:r>
      <w:r>
        <w:t xml:space="preserve"> to generate time series o</w:t>
      </w:r>
      <w:r w:rsidR="005D4304">
        <w:t xml:space="preserve">f </w:t>
      </w:r>
      <w:r>
        <w:t>dilution.</w:t>
      </w:r>
    </w:p>
    <w:p w14:paraId="073C9F02" w14:textId="424D5CF3" w:rsidR="009177F8" w:rsidRPr="009177F8" w:rsidRDefault="00000000" w:rsidP="00D6457C">
      <m:oMathPara>
        <m:oMath>
          <m:d>
            <m:dPr>
              <m:ctrlPr>
                <w:rPr>
                  <w:rFonts w:ascii="Cambria Math" w:hAnsi="Cambria Math"/>
                  <w:i/>
                </w:rPr>
              </m:ctrlPr>
            </m:dPr>
            <m:e>
              <m:r>
                <w:rPr>
                  <w:rFonts w:ascii="Cambria Math" w:hAnsi="Cambria Math"/>
                </w:rPr>
                <m:t>equation 8</m:t>
              </m:r>
            </m:e>
          </m:d>
          <m:r>
            <w:rPr>
              <w:rFonts w:ascii="Cambria Math" w:hAnsi="Cambria Math"/>
            </w:rPr>
            <m:t xml:space="preserve">    </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log10</m:t>
              </m:r>
              <m:d>
                <m:dPr>
                  <m:ctrlPr>
                    <w:rPr>
                      <w:rFonts w:ascii="Cambria Math" w:hAnsi="Cambria Math"/>
                      <w:i/>
                    </w:rPr>
                  </m:ctrlPr>
                </m:dPr>
                <m:e>
                  <m:sSubSup>
                    <m:sSubSupPr>
                      <m:ctrlPr>
                        <w:rPr>
                          <w:rFonts w:ascii="Cambria Math" w:hAnsi="Cambria Math"/>
                          <w:i/>
                        </w:rPr>
                      </m:ctrlPr>
                    </m:sSubSupPr>
                    <m:e>
                      <m:r>
                        <w:rPr>
                          <w:rFonts w:ascii="Cambria Math" w:hAnsi="Cambria Math"/>
                        </w:rPr>
                        <m:t>-Q</m:t>
                      </m:r>
                    </m:e>
                    <m:sub>
                      <m:r>
                        <w:rPr>
                          <w:rFonts w:ascii="Cambria Math" w:hAnsi="Cambria Math"/>
                        </w:rPr>
                        <m:t>i</m:t>
                      </m:r>
                    </m:sub>
                    <m:sup>
                      <m:r>
                        <w:rPr>
                          <w:rFonts w:ascii="Cambria Math" w:hAnsi="Cambria Math"/>
                        </w:rPr>
                        <m:t>'</m:t>
                      </m:r>
                    </m:sup>
                  </m:sSubSup>
                </m:e>
              </m:d>
              <m:r>
                <w:rPr>
                  <w:rFonts w:ascii="Cambria Math" w:hAnsi="Cambria Math"/>
                </w:rPr>
                <m:t>+1.5</m:t>
              </m:r>
            </m:sup>
          </m:sSup>
        </m:oMath>
      </m:oMathPara>
    </w:p>
    <w:p w14:paraId="6247CFC5" w14:textId="4EEF4A19" w:rsidR="00FF3419" w:rsidRDefault="00636597" w:rsidP="00D6457C">
      <w:r>
        <w:t xml:space="preserve">We then added error to the enriching time series by taking the product of each </w:t>
      </w:r>
      <m:oMath>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oMath>
      <w:r>
        <w:t xml:space="preserve"> and </w:t>
      </w:r>
      <w:r w:rsidR="00FF3419">
        <w:t>a</w:t>
      </w:r>
      <w:r w:rsidR="00B250A6">
        <w:t>n</w:t>
      </w:r>
      <w:r w:rsidR="00FF3419">
        <w:t xml:space="preserve"> error factor, drawn </w:t>
      </w:r>
      <w:r w:rsidR="00B250A6">
        <w:t xml:space="preserve">for each day </w:t>
      </w:r>
      <w:r w:rsidR="00FF3419">
        <w:t>from a normal distribution with a mean of 1</w:t>
      </w:r>
      <w:r w:rsidR="00B250A6">
        <w:t xml:space="preserve"> </w:t>
      </w:r>
      <w:r w:rsidR="00FF3419">
        <w:t>and a standard deviation of 0.</w:t>
      </w:r>
      <w:r w:rsidR="005D4304">
        <w:t>1</w:t>
      </w:r>
      <w:r w:rsidR="00FF3419">
        <w:t xml:space="preserve">. </w:t>
      </w:r>
    </w:p>
    <w:p w14:paraId="74B31041" w14:textId="216F29FE" w:rsidR="00FF3419" w:rsidRDefault="00FF3419" w:rsidP="00FF3419">
      <w:pPr>
        <w:pStyle w:val="Heading3"/>
      </w:pPr>
      <w:r>
        <w:t>Coarsening and Load Calculations</w:t>
      </w:r>
    </w:p>
    <w:p w14:paraId="12584CAA" w14:textId="78F58E47" w:rsidR="006A0528" w:rsidRDefault="00FF3419" w:rsidP="00FF3419">
      <w:r>
        <w:t xml:space="preserve">First, we calculated ‘true’ flux for each synthetic site-year using the full synthetic time series and the composite method (as recommended in </w:t>
      </w:r>
      <w:proofErr w:type="spellStart"/>
      <w:r>
        <w:t>Aulenbach</w:t>
      </w:r>
      <w:proofErr w:type="spellEnd"/>
      <w:r>
        <w:t xml:space="preserve"> et al 2016)</w:t>
      </w:r>
      <w:r w:rsidR="00F21837">
        <w:t xml:space="preserve"> to estimate over less than complete days</w:t>
      </w:r>
      <w:r>
        <w:t>.</w:t>
      </w:r>
      <w:r w:rsidR="00F21837">
        <w:t xml:space="preserve"> The composite method is ideal for this, as the high density of the data yields highly autocorrelated residuals (</w:t>
      </w:r>
      <w:proofErr w:type="spellStart"/>
      <w:r w:rsidR="00F21837">
        <w:t>Aulenbach</w:t>
      </w:r>
      <w:proofErr w:type="spellEnd"/>
      <w:r w:rsidR="00F21837">
        <w:t xml:space="preserve"> et al, 2016). </w:t>
      </w:r>
      <w:r>
        <w:t>We coarsened each synthetic time series of concentration and discharge to the weekly, biweekly, and monthly time step</w:t>
      </w:r>
      <w:r w:rsidR="004104AA">
        <w:t>s</w:t>
      </w:r>
      <w:r>
        <w:t>.</w:t>
      </w:r>
      <w:r w:rsidR="004104AA">
        <w:t xml:space="preserve"> </w:t>
      </w:r>
      <w:r>
        <w:t xml:space="preserve">Then, we applied each of our four flux methods to each coarsened </w:t>
      </w:r>
      <w:r w:rsidR="00091EC2">
        <w:t>time series and compared the generated estimates to our true annual flux.</w:t>
      </w:r>
    </w:p>
    <w:p w14:paraId="0752D128" w14:textId="692A9782" w:rsidR="006A0528" w:rsidRDefault="006A0528" w:rsidP="006A0528">
      <w:pPr>
        <w:pStyle w:val="Heading2"/>
      </w:pPr>
      <w:r>
        <w:t xml:space="preserve">Application to </w:t>
      </w:r>
      <w:proofErr w:type="spellStart"/>
      <w:r>
        <w:t>Macro</w:t>
      </w:r>
      <w:r w:rsidR="00FA0C16">
        <w:t>S</w:t>
      </w:r>
      <w:r>
        <w:t>heds</w:t>
      </w:r>
      <w:proofErr w:type="spellEnd"/>
      <w:r w:rsidR="003101A1">
        <w:t xml:space="preserve"> Dataset</w:t>
      </w:r>
    </w:p>
    <w:p w14:paraId="2A18A77A" w14:textId="763F24A2" w:rsidR="000D61D9" w:rsidRDefault="00052C7B" w:rsidP="00FF3419">
      <w:proofErr w:type="spellStart"/>
      <w:r>
        <w:t>Macro</w:t>
      </w:r>
      <w:r w:rsidR="00FA0C16">
        <w:t>S</w:t>
      </w:r>
      <w:r>
        <w:t>heds</w:t>
      </w:r>
      <w:proofErr w:type="spellEnd"/>
      <w:r>
        <w:t xml:space="preserve"> is a synthesis dataset of </w:t>
      </w:r>
      <w:r w:rsidR="006836CF">
        <w:t>long-term</w:t>
      </w:r>
      <w:r>
        <w:t xml:space="preserve"> biogeochemical, hydroclimatic, and geospatial data from small </w:t>
      </w:r>
      <w:r w:rsidR="006836CF">
        <w:t>watershed</w:t>
      </w:r>
      <w:r>
        <w:t xml:space="preserve"> ecosystem st</w:t>
      </w:r>
      <w:r w:rsidR="009F72C1">
        <w:t>u</w:t>
      </w:r>
      <w:r>
        <w:t>d</w:t>
      </w:r>
      <w:r w:rsidR="009F72C1">
        <w:t>i</w:t>
      </w:r>
      <w:r>
        <w:t>es</w:t>
      </w:r>
      <w:r w:rsidR="009F72C1">
        <w:t>.</w:t>
      </w:r>
      <w:r w:rsidR="00B523E0">
        <w:t xml:space="preserve"> The full dataset is available to the public at macrosheds.org.</w:t>
      </w:r>
      <w:r w:rsidR="009F72C1">
        <w:t xml:space="preserve"> The dataset includes harmonized data from 169 federally funded watershed studies from across the United States (</w:t>
      </w:r>
      <w:proofErr w:type="spellStart"/>
      <w:r w:rsidR="009F72C1">
        <w:t>Vlah</w:t>
      </w:r>
      <w:proofErr w:type="spellEnd"/>
      <w:r w:rsidR="009F72C1">
        <w:t xml:space="preserve"> et al, in review). To provide flux estimates to the broader community, w</w:t>
      </w:r>
      <w:r w:rsidR="006A0528">
        <w:t>e applied all four flux estimation methods</w:t>
      </w:r>
      <w:r w:rsidR="003101A1">
        <w:t xml:space="preserve">, along with a simple average, as described in </w:t>
      </w:r>
      <w:proofErr w:type="spellStart"/>
      <w:r w:rsidR="003101A1">
        <w:t>Aulenbach</w:t>
      </w:r>
      <w:proofErr w:type="spellEnd"/>
      <w:r w:rsidR="003101A1">
        <w:t xml:space="preserve"> et al 2016,</w:t>
      </w:r>
      <w:r w:rsidR="006A0528">
        <w:t xml:space="preserve"> to the </w:t>
      </w:r>
      <w:proofErr w:type="spellStart"/>
      <w:r w:rsidR="006A0528">
        <w:t>Macro</w:t>
      </w:r>
      <w:r w:rsidR="00FA0C16">
        <w:t>S</w:t>
      </w:r>
      <w:r w:rsidR="006A0528">
        <w:t>heds</w:t>
      </w:r>
      <w:proofErr w:type="spellEnd"/>
      <w:r w:rsidR="006A0528">
        <w:t xml:space="preserve"> dataset.</w:t>
      </w:r>
      <w:r w:rsidR="003101A1">
        <w:t xml:space="preserve"> </w:t>
      </w:r>
      <w:r w:rsidR="006A0528">
        <w:t>Methods were applied individually to solutes at the site-year level.</w:t>
      </w:r>
      <w:bookmarkStart w:id="52" w:name="_biju9iaat9tp" w:colFirst="0" w:colLast="0"/>
      <w:bookmarkEnd w:id="52"/>
      <w:r w:rsidR="00F71EC1">
        <w:t xml:space="preserve"> A simplified application of the </w:t>
      </w:r>
      <w:proofErr w:type="spellStart"/>
      <w:r w:rsidR="00F71EC1">
        <w:t>Aulenbach</w:t>
      </w:r>
      <w:proofErr w:type="spellEnd"/>
      <w:r w:rsidR="00F71EC1">
        <w:t xml:space="preserve"> et al 2016 decision framework was applied to each site-year to give a recommended method.</w:t>
      </w:r>
      <w:r w:rsidR="009F72C1">
        <w:t xml:space="preserve"> Only sites with 85% or more days of discharge coverage and at least one chemistry sample per water year quarter were used to calculate loads.</w:t>
      </w:r>
    </w:p>
    <w:p w14:paraId="38CEC49E" w14:textId="77777777" w:rsidR="0016770B" w:rsidRDefault="00D90CF5">
      <w:pPr>
        <w:pStyle w:val="Heading1"/>
      </w:pPr>
      <w:r>
        <w:t>Results</w:t>
      </w:r>
    </w:p>
    <w:p w14:paraId="6F59A50E" w14:textId="568E9F8A" w:rsidR="0016770B" w:rsidRDefault="00AC3C4A">
      <w:pPr>
        <w:pStyle w:val="Heading2"/>
      </w:pPr>
      <w:bookmarkStart w:id="53" w:name="_ys85qofh9pfw" w:colFirst="0" w:colLast="0"/>
      <w:bookmarkEnd w:id="53"/>
      <w:r>
        <w:t xml:space="preserve">Case Study of </w:t>
      </w:r>
      <w:r w:rsidR="008D17AD">
        <w:t xml:space="preserve">Method </w:t>
      </w:r>
      <w:r>
        <w:t>Sensitivity</w:t>
      </w:r>
      <w:r w:rsidR="008D17AD">
        <w:t xml:space="preserve"> to Sampling Frequency</w:t>
      </w:r>
    </w:p>
    <w:p w14:paraId="70A987D0" w14:textId="5ECCEC48" w:rsidR="00FB4CC0" w:rsidRPr="006A0528" w:rsidRDefault="006A0528" w:rsidP="006A0528">
      <w:r>
        <w:t>Results from the data coarsening experiments are represented in figures 1 and 2.</w:t>
      </w:r>
      <w:r w:rsidR="00FB4CC0">
        <w:t xml:space="preserve"> Generally, all methods struggled to </w:t>
      </w:r>
      <w:r w:rsidR="00C73E72">
        <w:t xml:space="preserve">accurately </w:t>
      </w:r>
      <w:r w:rsidR="00FB4CC0">
        <w:t>estimate nitrate load</w:t>
      </w:r>
      <w:r w:rsidR="00C73E72">
        <w:t xml:space="preserve"> as data become increasingly coarse</w:t>
      </w:r>
      <w:r w:rsidR="00FB4CC0">
        <w:t>. Nitrate and discharge did not have a pattern through the 2016 water year, with the least square regression line in log-log space having a slope of 0.11 and an r-squared of 0.07.</w:t>
      </w:r>
      <w:r w:rsidR="009E263B">
        <w:t xml:space="preserve"> </w:t>
      </w:r>
    </w:p>
    <w:p w14:paraId="26A9607D" w14:textId="1B93F809" w:rsidR="00B250A6" w:rsidRDefault="00B250A6" w:rsidP="00B250A6"/>
    <w:p w14:paraId="013AAF33" w14:textId="785F8076" w:rsidR="00311B42" w:rsidRDefault="003478D1" w:rsidP="003320A6">
      <w:pPr>
        <w:keepNext/>
        <w:jc w:val="center"/>
      </w:pPr>
      <w:r>
        <w:rPr>
          <w:noProof/>
        </w:rPr>
        <w:lastRenderedPageBreak/>
        <w:drawing>
          <wp:inline distT="0" distB="0" distL="0" distR="0" wp14:anchorId="4E722F48" wp14:editId="61FE6B19">
            <wp:extent cx="5943600" cy="2743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14:paraId="0A2F43F0" w14:textId="58858A7F" w:rsidR="00B250A6" w:rsidRPr="004217B0" w:rsidRDefault="00311B42" w:rsidP="00311B42">
      <w:pPr>
        <w:pStyle w:val="Caption"/>
        <w:rPr>
          <w:color w:val="auto"/>
        </w:rPr>
      </w:pPr>
      <w:commentRangeStart w:id="54"/>
      <w:r w:rsidRPr="004217B0">
        <w:rPr>
          <w:color w:val="auto"/>
        </w:rPr>
        <w:t xml:space="preserve">Figure </w:t>
      </w:r>
      <w:r w:rsidRPr="004217B0">
        <w:rPr>
          <w:color w:val="auto"/>
        </w:rPr>
        <w:fldChar w:fldCharType="begin"/>
      </w:r>
      <w:r w:rsidRPr="004217B0">
        <w:rPr>
          <w:color w:val="auto"/>
        </w:rPr>
        <w:instrText xml:space="preserve"> SEQ Figure \* ARABIC </w:instrText>
      </w:r>
      <w:r w:rsidRPr="004217B0">
        <w:rPr>
          <w:color w:val="auto"/>
        </w:rPr>
        <w:fldChar w:fldCharType="separate"/>
      </w:r>
      <w:r w:rsidR="004069E6">
        <w:rPr>
          <w:noProof/>
          <w:color w:val="auto"/>
        </w:rPr>
        <w:t>2</w:t>
      </w:r>
      <w:r w:rsidRPr="004217B0">
        <w:rPr>
          <w:color w:val="auto"/>
        </w:rPr>
        <w:fldChar w:fldCharType="end"/>
      </w:r>
      <w:r w:rsidRPr="004217B0">
        <w:rPr>
          <w:color w:val="auto"/>
        </w:rPr>
        <w:t>:</w:t>
      </w:r>
      <w:r w:rsidR="004217B0" w:rsidRPr="004217B0">
        <w:rPr>
          <w:color w:val="auto"/>
        </w:rPr>
        <w:t xml:space="preserve"> Re</w:t>
      </w:r>
      <w:r w:rsidR="004217B0">
        <w:rPr>
          <w:color w:val="auto"/>
        </w:rPr>
        <w:t xml:space="preserve">sults from applying four different load estimation methods to artificially coarsened, high-frequency sensor time series of </w:t>
      </w:r>
      <w:r w:rsidR="00477629">
        <w:rPr>
          <w:color w:val="auto"/>
        </w:rPr>
        <w:t>nitrate</w:t>
      </w:r>
      <w:r w:rsidR="006D6058">
        <w:rPr>
          <w:color w:val="auto"/>
        </w:rPr>
        <w:t xml:space="preserve"> taken from Hubbard Brook watershed 3</w:t>
      </w:r>
      <w:r w:rsidR="004217B0">
        <w:rPr>
          <w:color w:val="auto"/>
        </w:rPr>
        <w:t xml:space="preserve">. Percent error </w:t>
      </w:r>
      <w:r w:rsidR="004104AA">
        <w:rPr>
          <w:color w:val="auto"/>
        </w:rPr>
        <w:t xml:space="preserve">of estimated annual load </w:t>
      </w:r>
      <w:r w:rsidR="004217B0">
        <w:rPr>
          <w:color w:val="auto"/>
        </w:rPr>
        <w:t xml:space="preserve">from the ‘true’ </w:t>
      </w:r>
      <w:r w:rsidR="004104AA">
        <w:rPr>
          <w:color w:val="auto"/>
        </w:rPr>
        <w:t>load</w:t>
      </w:r>
      <w:r w:rsidR="004217B0">
        <w:rPr>
          <w:color w:val="auto"/>
        </w:rPr>
        <w:t>, calculated using the full time series, is on the y-axis. Coarsened data frequency is on the x-axis. The solid line indicates the median error for that frequency, with dashed lines indicating minimum and maximum. Error within 5% of truth is shaded in green</w:t>
      </w:r>
      <w:r w:rsidR="003478D1">
        <w:rPr>
          <w:color w:val="auto"/>
        </w:rPr>
        <w:t xml:space="preserve"> and </w:t>
      </w:r>
      <w:r w:rsidR="004217B0">
        <w:rPr>
          <w:color w:val="auto"/>
        </w:rPr>
        <w:t>with 20%</w:t>
      </w:r>
      <w:r w:rsidR="002F6D9D">
        <w:rPr>
          <w:color w:val="auto"/>
        </w:rPr>
        <w:t xml:space="preserve"> in</w:t>
      </w:r>
      <w:r w:rsidR="004217B0">
        <w:rPr>
          <w:color w:val="auto"/>
        </w:rPr>
        <w:t xml:space="preserve"> yellow. Note that the linear interpolation</w:t>
      </w:r>
      <w:r w:rsidR="00477629">
        <w:rPr>
          <w:color w:val="auto"/>
        </w:rPr>
        <w:t xml:space="preserve"> and composite methods </w:t>
      </w:r>
      <w:r w:rsidR="004217B0">
        <w:rPr>
          <w:color w:val="auto"/>
        </w:rPr>
        <w:t xml:space="preserve">perform </w:t>
      </w:r>
      <w:r w:rsidR="00477629">
        <w:rPr>
          <w:color w:val="auto"/>
        </w:rPr>
        <w:t xml:space="preserve">relatively the </w:t>
      </w:r>
      <w:r w:rsidR="004217B0">
        <w:rPr>
          <w:color w:val="auto"/>
        </w:rPr>
        <w:t xml:space="preserve">best for this year of data. </w:t>
      </w:r>
      <w:r w:rsidR="00477629">
        <w:rPr>
          <w:color w:val="auto"/>
        </w:rPr>
        <w:t xml:space="preserve">However, all </w:t>
      </w:r>
      <w:r w:rsidR="004217B0">
        <w:rPr>
          <w:color w:val="auto"/>
        </w:rPr>
        <w:t>methods</w:t>
      </w:r>
      <w:r w:rsidR="00477629">
        <w:rPr>
          <w:color w:val="auto"/>
        </w:rPr>
        <w:t xml:space="preserve"> performed poorly with less than daily data</w:t>
      </w:r>
      <w:r w:rsidR="004217B0">
        <w:rPr>
          <w:color w:val="auto"/>
        </w:rPr>
        <w:t>.</w:t>
      </w:r>
      <w:commentRangeEnd w:id="54"/>
      <w:r w:rsidR="00FE7F7B">
        <w:rPr>
          <w:rStyle w:val="CommentReference"/>
          <w:i w:val="0"/>
          <w:iCs w:val="0"/>
          <w:color w:val="auto"/>
        </w:rPr>
        <w:commentReference w:id="54"/>
      </w:r>
    </w:p>
    <w:p w14:paraId="7F3BCA0F" w14:textId="21FF6585" w:rsidR="00311B42" w:rsidRPr="00B250A6" w:rsidRDefault="00311B42" w:rsidP="00B250A6">
      <w:r>
        <w:t xml:space="preserve">There was a tight relationship between calcium and specific conductance at watershed 3 during the 2016 water year. The fitted linear model had an r-squared of 0.92 and a slope of 0.0063. </w:t>
      </w:r>
      <w:r w:rsidR="00C84771">
        <w:t>Calcium</w:t>
      </w:r>
      <w:r w:rsidR="00FB4CC0">
        <w:t xml:space="preserve"> and discharge had also had a strong relationship, with the least square regression line in log-log space having a slope of -0.12 and an r-squared of 0.79. </w:t>
      </w:r>
      <w:r>
        <w:t>The error resulting from each method ove</w:t>
      </w:r>
      <w:r w:rsidR="00FB4CC0">
        <w:t>r each</w:t>
      </w:r>
      <w:r>
        <w:t xml:space="preserve"> coarsening interval </w:t>
      </w:r>
      <w:r w:rsidR="00FB4CC0">
        <w:t>is</w:t>
      </w:r>
      <w:r>
        <w:t xml:space="preserve"> shown in figure 2.</w:t>
      </w:r>
    </w:p>
    <w:p w14:paraId="632F77E1" w14:textId="5BE56C15" w:rsidR="00311B42" w:rsidRDefault="003478D1" w:rsidP="003320A6">
      <w:pPr>
        <w:pStyle w:val="Heading2"/>
        <w:jc w:val="center"/>
      </w:pPr>
      <w:bookmarkStart w:id="55" w:name="_xf47kbk9akd7" w:colFirst="0" w:colLast="0"/>
      <w:bookmarkEnd w:id="55"/>
      <w:r>
        <w:rPr>
          <w:noProof/>
        </w:rPr>
        <w:drawing>
          <wp:inline distT="0" distB="0" distL="0" distR="0" wp14:anchorId="525B7F30" wp14:editId="0B704CDB">
            <wp:extent cx="5943600" cy="2743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14:paraId="26830F87" w14:textId="0EB39483" w:rsidR="00B250A6" w:rsidRDefault="00311B42" w:rsidP="00477629">
      <w:pPr>
        <w:pStyle w:val="Caption"/>
        <w:rPr>
          <w:color w:val="auto"/>
        </w:rPr>
      </w:pPr>
      <w:r w:rsidRPr="004217B0">
        <w:rPr>
          <w:color w:val="auto"/>
        </w:rPr>
        <w:t xml:space="preserve">Figure </w:t>
      </w:r>
      <w:r w:rsidRPr="004217B0">
        <w:rPr>
          <w:color w:val="auto"/>
        </w:rPr>
        <w:fldChar w:fldCharType="begin"/>
      </w:r>
      <w:r w:rsidRPr="004217B0">
        <w:rPr>
          <w:color w:val="auto"/>
        </w:rPr>
        <w:instrText xml:space="preserve"> SEQ Figure \* ARABIC </w:instrText>
      </w:r>
      <w:r w:rsidRPr="004217B0">
        <w:rPr>
          <w:color w:val="auto"/>
        </w:rPr>
        <w:fldChar w:fldCharType="separate"/>
      </w:r>
      <w:r w:rsidR="004069E6">
        <w:rPr>
          <w:noProof/>
          <w:color w:val="auto"/>
        </w:rPr>
        <w:t>3</w:t>
      </w:r>
      <w:r w:rsidRPr="004217B0">
        <w:rPr>
          <w:color w:val="auto"/>
        </w:rPr>
        <w:fldChar w:fldCharType="end"/>
      </w:r>
      <w:r w:rsidRPr="004217B0">
        <w:rPr>
          <w:color w:val="auto"/>
        </w:rPr>
        <w:t xml:space="preserve">: </w:t>
      </w:r>
      <w:r w:rsidR="004217B0" w:rsidRPr="004217B0">
        <w:rPr>
          <w:color w:val="auto"/>
        </w:rPr>
        <w:t>Re</w:t>
      </w:r>
      <w:r w:rsidR="004217B0">
        <w:rPr>
          <w:color w:val="auto"/>
        </w:rPr>
        <w:t>sults from applying four different load estimation methods to artificially coarsened, high-frequency sensor time series of calcium</w:t>
      </w:r>
      <w:r w:rsidR="006D6058">
        <w:rPr>
          <w:color w:val="auto"/>
        </w:rPr>
        <w:t xml:space="preserve"> taken from Hubbard Brook watershed 3</w:t>
      </w:r>
      <w:r w:rsidR="004217B0">
        <w:rPr>
          <w:color w:val="auto"/>
        </w:rPr>
        <w:t>. Percent error</w:t>
      </w:r>
      <w:r w:rsidR="004104AA">
        <w:rPr>
          <w:color w:val="auto"/>
        </w:rPr>
        <w:t xml:space="preserve"> of estimated annual load</w:t>
      </w:r>
      <w:r w:rsidR="004217B0">
        <w:rPr>
          <w:color w:val="auto"/>
        </w:rPr>
        <w:t xml:space="preserve"> from the ‘true’ </w:t>
      </w:r>
      <w:r w:rsidR="004104AA">
        <w:rPr>
          <w:color w:val="auto"/>
        </w:rPr>
        <w:t>load</w:t>
      </w:r>
      <w:r w:rsidR="004217B0">
        <w:rPr>
          <w:color w:val="auto"/>
        </w:rPr>
        <w:t xml:space="preserve">, calculated using the full time series, is on the y-axis. Coarsened data frequency is on the x-axis. The solid line indicates the median error for that frequency, with dashed lines indicating minimum and maximum. Error within 5% of </w:t>
      </w:r>
      <w:r w:rsidR="004217B0">
        <w:rPr>
          <w:color w:val="auto"/>
        </w:rPr>
        <w:lastRenderedPageBreak/>
        <w:t>truth is shaded in green</w:t>
      </w:r>
      <w:r w:rsidR="002F6D9D">
        <w:rPr>
          <w:color w:val="auto"/>
        </w:rPr>
        <w:t xml:space="preserve"> and</w:t>
      </w:r>
      <w:r w:rsidR="004217B0">
        <w:rPr>
          <w:color w:val="auto"/>
        </w:rPr>
        <w:t xml:space="preserve"> with</w:t>
      </w:r>
      <w:r w:rsidR="002F6D9D">
        <w:rPr>
          <w:color w:val="auto"/>
        </w:rPr>
        <w:t>in</w:t>
      </w:r>
      <w:r w:rsidR="004217B0">
        <w:rPr>
          <w:color w:val="auto"/>
        </w:rPr>
        <w:t xml:space="preserve"> 20% </w:t>
      </w:r>
      <w:r w:rsidR="002F6D9D">
        <w:rPr>
          <w:color w:val="auto"/>
        </w:rPr>
        <w:t xml:space="preserve">in </w:t>
      </w:r>
      <w:r w:rsidR="004217B0">
        <w:rPr>
          <w:color w:val="auto"/>
        </w:rPr>
        <w:t>yellow. Note that the linear interpolation generally performs best for this year of data. All methods, excluding the rating method, provided good quality estimates with weekly or finer data frequency.</w:t>
      </w:r>
      <w:bookmarkStart w:id="56" w:name="_bxc6555yhqp" w:colFirst="0" w:colLast="0"/>
      <w:bookmarkEnd w:id="56"/>
    </w:p>
    <w:p w14:paraId="7D5FA866" w14:textId="59CC55E7" w:rsidR="00F25738" w:rsidRDefault="00F25738" w:rsidP="00F25738"/>
    <w:p w14:paraId="0F085AB5" w14:textId="5005556B" w:rsidR="00F25738" w:rsidRPr="00F25738" w:rsidRDefault="00F25738" w:rsidP="00F25738">
      <w:r>
        <w:t xml:space="preserve">In both the nitrate and the calcium time series, the </w:t>
      </w:r>
      <w:proofErr w:type="gramStart"/>
      <w:r>
        <w:t>C:Q</w:t>
      </w:r>
      <w:proofErr w:type="gramEnd"/>
      <w:r>
        <w:t xml:space="preserve"> relationship is not fully informative. The rating methods in both experiments chronically underpredict true load. Inspecting the </w:t>
      </w:r>
      <w:proofErr w:type="gramStart"/>
      <w:r>
        <w:t>C:Q</w:t>
      </w:r>
      <w:proofErr w:type="gramEnd"/>
      <w:r>
        <w:t xml:space="preserve"> relationships in supplementary figures </w:t>
      </w:r>
      <w:r w:rsidR="00405403">
        <w:t>3</w:t>
      </w:r>
      <w:r>
        <w:t xml:space="preserve"> and </w:t>
      </w:r>
      <w:r w:rsidR="00405403">
        <w:t>4</w:t>
      </w:r>
      <w:r>
        <w:t xml:space="preserve"> elucidates this effect. </w:t>
      </w:r>
      <w:r w:rsidR="00161167">
        <w:t xml:space="preserve">In both cases, the </w:t>
      </w:r>
      <w:proofErr w:type="gramStart"/>
      <w:r w:rsidR="00161167">
        <w:t>C:Q</w:t>
      </w:r>
      <w:proofErr w:type="gramEnd"/>
      <w:r w:rsidR="00161167">
        <w:t xml:space="preserve"> plots show a minor enriching trend at high discharges that is not captured in the simple linear models developed. </w:t>
      </w:r>
    </w:p>
    <w:p w14:paraId="649D2948" w14:textId="0BFD66E0" w:rsidR="0016770B" w:rsidRDefault="00D90CF5">
      <w:pPr>
        <w:pStyle w:val="Heading2"/>
      </w:pPr>
      <w:r>
        <w:t>Synthetic Time Series</w:t>
      </w:r>
    </w:p>
    <w:p w14:paraId="136068E2" w14:textId="094118C2" w:rsidR="00C62704" w:rsidRPr="00C62704" w:rsidRDefault="00C62704" w:rsidP="00C62704">
      <w:r>
        <w:t xml:space="preserve">The results for our synthetic time series experiments are shown in figure </w:t>
      </w:r>
      <w:r w:rsidR="00D51526">
        <w:t>4</w:t>
      </w:r>
      <w:r>
        <w:t>. Generally, no pattern data generated the least accurate estimates, regardless of method. All methods degraded with increasingly coarsened data</w:t>
      </w:r>
      <w:r w:rsidR="0014773F">
        <w:t xml:space="preserve">. A full table of the results from figure 3 are available in </w:t>
      </w:r>
      <w:r w:rsidR="004E27C2">
        <w:t>supplementary</w:t>
      </w:r>
      <w:r w:rsidR="00A45083">
        <w:t>_</w:t>
      </w:r>
      <w:r w:rsidR="0014773F">
        <w:t>table</w:t>
      </w:r>
      <w:r w:rsidR="00A45083">
        <w:t>_</w:t>
      </w:r>
      <w:r w:rsidR="0014773F">
        <w:t>1</w:t>
      </w:r>
      <w:r w:rsidR="00A45083">
        <w:t>.csv</w:t>
      </w:r>
      <w:r w:rsidR="0014773F">
        <w:t xml:space="preserve">. </w:t>
      </w:r>
    </w:p>
    <w:p w14:paraId="0F17B5F8" w14:textId="36D1EC71" w:rsidR="0071402F" w:rsidRDefault="00446444" w:rsidP="003320A6">
      <w:pPr>
        <w:keepNext/>
        <w:jc w:val="center"/>
      </w:pPr>
      <w:r>
        <w:rPr>
          <w:noProof/>
        </w:rPr>
        <w:drawing>
          <wp:inline distT="0" distB="0" distL="0" distR="0" wp14:anchorId="4A618095" wp14:editId="24C7905C">
            <wp:extent cx="6169910" cy="493395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78411" cy="4940748"/>
                    </a:xfrm>
                    <a:prstGeom prst="rect">
                      <a:avLst/>
                    </a:prstGeom>
                    <a:noFill/>
                    <a:ln>
                      <a:noFill/>
                    </a:ln>
                  </pic:spPr>
                </pic:pic>
              </a:graphicData>
            </a:graphic>
          </wp:inline>
        </w:drawing>
      </w:r>
    </w:p>
    <w:p w14:paraId="7C458F83" w14:textId="35B054B4" w:rsidR="0016770B" w:rsidRDefault="0071402F" w:rsidP="0071402F">
      <w:pPr>
        <w:pStyle w:val="Caption"/>
        <w:rPr>
          <w:color w:val="auto"/>
        </w:rPr>
      </w:pPr>
      <w:commentRangeStart w:id="57"/>
      <w:r w:rsidRPr="0071402F">
        <w:rPr>
          <w:color w:val="auto"/>
        </w:rPr>
        <w:t xml:space="preserve">Figure </w:t>
      </w:r>
      <w:r w:rsidRPr="0071402F">
        <w:rPr>
          <w:color w:val="auto"/>
        </w:rPr>
        <w:fldChar w:fldCharType="begin"/>
      </w:r>
      <w:r w:rsidRPr="0071402F">
        <w:rPr>
          <w:color w:val="auto"/>
        </w:rPr>
        <w:instrText xml:space="preserve"> SEQ Figure \* ARABIC </w:instrText>
      </w:r>
      <w:r w:rsidRPr="0071402F">
        <w:rPr>
          <w:color w:val="auto"/>
        </w:rPr>
        <w:fldChar w:fldCharType="separate"/>
      </w:r>
      <w:r w:rsidR="004069E6">
        <w:rPr>
          <w:noProof/>
          <w:color w:val="auto"/>
        </w:rPr>
        <w:t>4</w:t>
      </w:r>
      <w:r w:rsidRPr="0071402F">
        <w:rPr>
          <w:color w:val="auto"/>
        </w:rPr>
        <w:fldChar w:fldCharType="end"/>
      </w:r>
      <w:r w:rsidRPr="0071402F">
        <w:rPr>
          <w:color w:val="auto"/>
        </w:rPr>
        <w:t xml:space="preserve">: Results from the synthetic time series experiments. The top row of plots describes the concentration discharge relationship. The side column of plots </w:t>
      </w:r>
      <w:commentRangeEnd w:id="57"/>
      <w:r w:rsidR="0003120D">
        <w:rPr>
          <w:rStyle w:val="CommentReference"/>
          <w:i w:val="0"/>
          <w:iCs w:val="0"/>
          <w:color w:val="auto"/>
        </w:rPr>
        <w:commentReference w:id="57"/>
      </w:r>
      <w:r w:rsidRPr="0071402F">
        <w:rPr>
          <w:color w:val="auto"/>
        </w:rPr>
        <w:t>describes the hydrologic regime. The grid</w:t>
      </w:r>
      <w:r w:rsidR="00974AEA">
        <w:rPr>
          <w:color w:val="auto"/>
        </w:rPr>
        <w:t xml:space="preserve"> of</w:t>
      </w:r>
      <w:r w:rsidRPr="0071402F">
        <w:rPr>
          <w:color w:val="auto"/>
        </w:rPr>
        <w:t xml:space="preserve"> boxplots is the result of </w:t>
      </w:r>
      <w:r w:rsidRPr="0071402F">
        <w:rPr>
          <w:color w:val="auto"/>
        </w:rPr>
        <w:lastRenderedPageBreak/>
        <w:t xml:space="preserve">applying the four </w:t>
      </w:r>
      <w:r w:rsidR="00974AEA">
        <w:rPr>
          <w:color w:val="auto"/>
        </w:rPr>
        <w:t xml:space="preserve">estimation </w:t>
      </w:r>
      <w:r w:rsidRPr="0071402F">
        <w:rPr>
          <w:color w:val="auto"/>
        </w:rPr>
        <w:t>methods across each combination of concentration discharge relationship and hydrologic regime</w:t>
      </w:r>
      <w:r>
        <w:rPr>
          <w:color w:val="auto"/>
        </w:rPr>
        <w:t xml:space="preserve">. </w:t>
      </w:r>
      <w:r w:rsidR="00974AEA">
        <w:rPr>
          <w:color w:val="auto"/>
        </w:rPr>
        <w:t>Linear interpolation (LI) and Beale estimates from enriching or diluting time series under stormflow conditions</w:t>
      </w:r>
      <w:r w:rsidR="002B3ED8">
        <w:rPr>
          <w:color w:val="auto"/>
        </w:rPr>
        <w:t>, and some outlier values</w:t>
      </w:r>
      <w:r w:rsidR="00492491">
        <w:rPr>
          <w:color w:val="auto"/>
        </w:rPr>
        <w:t xml:space="preserve"> (beyond 1.5 interquartile ranges)</w:t>
      </w:r>
      <w:r w:rsidR="00CF3F94">
        <w:rPr>
          <w:color w:val="auto"/>
        </w:rPr>
        <w:t xml:space="preserve"> </w:t>
      </w:r>
      <w:r w:rsidR="00974AEA">
        <w:rPr>
          <w:color w:val="auto"/>
        </w:rPr>
        <w:t xml:space="preserve">excluded for readability. A table of summary values for all methods, hydrologic regimes, and </w:t>
      </w:r>
      <w:proofErr w:type="gramStart"/>
      <w:r w:rsidR="00974AEA">
        <w:rPr>
          <w:color w:val="auto"/>
        </w:rPr>
        <w:t>C:Q</w:t>
      </w:r>
      <w:proofErr w:type="gramEnd"/>
      <w:r w:rsidR="00974AEA">
        <w:rPr>
          <w:color w:val="auto"/>
        </w:rPr>
        <w:t xml:space="preserve"> relationships is available in supplementary</w:t>
      </w:r>
      <w:r w:rsidR="00A45083">
        <w:rPr>
          <w:color w:val="auto"/>
        </w:rPr>
        <w:t>_table_1.csv</w:t>
      </w:r>
      <w:r w:rsidR="00974AEA">
        <w:rPr>
          <w:color w:val="auto"/>
        </w:rPr>
        <w:t xml:space="preserve">. </w:t>
      </w:r>
      <w:r>
        <w:rPr>
          <w:color w:val="auto"/>
        </w:rPr>
        <w:t>Note that no-pattern consistently show</w:t>
      </w:r>
      <w:r w:rsidR="00D81489">
        <w:rPr>
          <w:color w:val="auto"/>
        </w:rPr>
        <w:t>s</w:t>
      </w:r>
      <w:r>
        <w:rPr>
          <w:color w:val="auto"/>
        </w:rPr>
        <w:t xml:space="preserve"> high error, while </w:t>
      </w:r>
      <w:proofErr w:type="spellStart"/>
      <w:r>
        <w:rPr>
          <w:color w:val="auto"/>
        </w:rPr>
        <w:t>chemostatic</w:t>
      </w:r>
      <w:proofErr w:type="spellEnd"/>
      <w:r w:rsidR="00974AEA">
        <w:rPr>
          <w:color w:val="auto"/>
        </w:rPr>
        <w:t xml:space="preserve"> (generally)</w:t>
      </w:r>
      <w:r>
        <w:rPr>
          <w:color w:val="auto"/>
        </w:rPr>
        <w:t xml:space="preserve"> </w:t>
      </w:r>
      <w:r w:rsidR="00974AEA">
        <w:rPr>
          <w:color w:val="auto"/>
        </w:rPr>
        <w:t xml:space="preserve">and </w:t>
      </w:r>
      <w:r>
        <w:rPr>
          <w:color w:val="auto"/>
        </w:rPr>
        <w:t>enriching (with composite method and high data frequency) give low error.</w:t>
      </w:r>
    </w:p>
    <w:p w14:paraId="72F25A01" w14:textId="5737E0A8" w:rsidR="003101A1" w:rsidRDefault="003101A1" w:rsidP="003101A1">
      <w:pPr>
        <w:pStyle w:val="Heading2"/>
      </w:pPr>
      <w:r>
        <w:t xml:space="preserve">Application to </w:t>
      </w:r>
      <w:proofErr w:type="spellStart"/>
      <w:r>
        <w:t>Macrosheds</w:t>
      </w:r>
      <w:proofErr w:type="spellEnd"/>
      <w:r>
        <w:t xml:space="preserve"> Dataset</w:t>
      </w:r>
    </w:p>
    <w:p w14:paraId="3858345F" w14:textId="397E8DF2" w:rsidR="003101A1" w:rsidRDefault="00214066" w:rsidP="003101A1">
      <w:r>
        <w:t xml:space="preserve">Applying our methods to the </w:t>
      </w:r>
      <w:proofErr w:type="spellStart"/>
      <w:r>
        <w:t>Macrosheds</w:t>
      </w:r>
      <w:proofErr w:type="spellEnd"/>
      <w:r>
        <w:t xml:space="preserve"> dataset generated 16,489 site-years of data across </w:t>
      </w:r>
      <w:r w:rsidR="00D42F32">
        <w:t xml:space="preserve">93 sites and </w:t>
      </w:r>
      <w:r>
        <w:t xml:space="preserve">112 solutes. </w:t>
      </w:r>
      <w:r w:rsidR="00517DBC">
        <w:t xml:space="preserve">Distributions of annual solute loads of nitrate (as nitrogen) and calcium are shown in figure </w:t>
      </w:r>
      <w:r w:rsidR="00D51526">
        <w:t>5</w:t>
      </w:r>
      <w:r w:rsidR="00517DBC">
        <w:t xml:space="preserve">. </w:t>
      </w:r>
      <w:r w:rsidR="00F71EC1">
        <w:t>The</w:t>
      </w:r>
      <w:r w:rsidR="00517DBC">
        <w:t xml:space="preserve"> complete</w:t>
      </w:r>
      <w:r w:rsidR="00F71EC1">
        <w:t xml:space="preserve"> load calculations from each</w:t>
      </w:r>
      <w:r w:rsidR="00517DBC">
        <w:t xml:space="preserve"> solute and</w:t>
      </w:r>
      <w:r w:rsidR="00F71EC1">
        <w:t xml:space="preserve"> site-year of </w:t>
      </w:r>
      <w:proofErr w:type="spellStart"/>
      <w:r w:rsidR="00726752">
        <w:t>M</w:t>
      </w:r>
      <w:r w:rsidR="00F71EC1">
        <w:t>acrosheds</w:t>
      </w:r>
      <w:proofErr w:type="spellEnd"/>
      <w:r w:rsidR="00F71EC1">
        <w:t xml:space="preserve"> data are available at FIGSHARE</w:t>
      </w:r>
      <w:r w:rsidR="00726752">
        <w:t xml:space="preserve"> </w:t>
      </w:r>
      <w:r w:rsidR="00F71EC1">
        <w:t>LINK, and the latest dataset is available at macrosheds.org.</w:t>
      </w:r>
      <w:r>
        <w:t xml:space="preserve"> </w:t>
      </w:r>
    </w:p>
    <w:p w14:paraId="69271F90" w14:textId="77777777" w:rsidR="00517DBC" w:rsidRDefault="00517DBC" w:rsidP="00517DBC">
      <w:pPr>
        <w:pStyle w:val="Caption"/>
        <w:jc w:val="center"/>
        <w:rPr>
          <w:color w:val="auto"/>
        </w:rPr>
      </w:pPr>
      <w:r>
        <w:rPr>
          <w:i w:val="0"/>
          <w:iCs w:val="0"/>
          <w:noProof/>
          <w:color w:val="auto"/>
          <w:sz w:val="22"/>
          <w:szCs w:val="22"/>
        </w:rPr>
        <w:drawing>
          <wp:inline distT="0" distB="0" distL="0" distR="0" wp14:anchorId="2754A1E4" wp14:editId="74D371C8">
            <wp:extent cx="5943600" cy="4457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1CF2BD4B" w14:textId="0BDEBBEA" w:rsidR="00517DBC" w:rsidRPr="00D51526" w:rsidRDefault="00517DBC" w:rsidP="00517DBC">
      <w:pPr>
        <w:pStyle w:val="Caption"/>
        <w:rPr>
          <w:color w:val="auto"/>
        </w:rPr>
      </w:pPr>
      <w:r w:rsidRPr="00D51526">
        <w:rPr>
          <w:color w:val="auto"/>
        </w:rPr>
        <w:t xml:space="preserve">Figure </w:t>
      </w:r>
      <w:r w:rsidR="00616310" w:rsidRPr="00D51526">
        <w:rPr>
          <w:color w:val="auto"/>
        </w:rPr>
        <w:t>5</w:t>
      </w:r>
      <w:r w:rsidRPr="00D51526">
        <w:rPr>
          <w:color w:val="auto"/>
        </w:rPr>
        <w:t xml:space="preserve">: A histogram of annual load estimates present in the </w:t>
      </w:r>
      <w:proofErr w:type="spellStart"/>
      <w:r w:rsidRPr="00D51526">
        <w:rPr>
          <w:color w:val="auto"/>
        </w:rPr>
        <w:t>MacroSheds</w:t>
      </w:r>
      <w:proofErr w:type="spellEnd"/>
      <w:r w:rsidRPr="00D51526">
        <w:rPr>
          <w:color w:val="auto"/>
        </w:rPr>
        <w:t xml:space="preserve"> dataset.</w:t>
      </w:r>
      <w:r w:rsidR="00D51526" w:rsidRPr="00D51526">
        <w:rPr>
          <w:color w:val="auto"/>
        </w:rPr>
        <w:t xml:space="preserve"> The complete load calculations from each solute and site-year of </w:t>
      </w:r>
      <w:proofErr w:type="spellStart"/>
      <w:r w:rsidR="00D51526" w:rsidRPr="00D51526">
        <w:rPr>
          <w:color w:val="auto"/>
        </w:rPr>
        <w:t>Macrosheds</w:t>
      </w:r>
      <w:proofErr w:type="spellEnd"/>
      <w:r w:rsidR="00D51526" w:rsidRPr="00D51526">
        <w:rPr>
          <w:color w:val="auto"/>
        </w:rPr>
        <w:t xml:space="preserve"> data are available at FIGSHARE LINK, and the latest dataset is available at macrosheds.org.</w:t>
      </w:r>
    </w:p>
    <w:p w14:paraId="69547C08" w14:textId="77777777" w:rsidR="00517DBC" w:rsidRDefault="00517DBC" w:rsidP="003101A1"/>
    <w:p w14:paraId="139F850F" w14:textId="77777777" w:rsidR="0016770B" w:rsidRDefault="00D90CF5">
      <w:pPr>
        <w:pStyle w:val="Heading1"/>
      </w:pPr>
      <w:bookmarkStart w:id="58" w:name="_biid7paqva1g" w:colFirst="0" w:colLast="0"/>
      <w:bookmarkEnd w:id="58"/>
      <w:r>
        <w:lastRenderedPageBreak/>
        <w:t>Discussion</w:t>
      </w:r>
    </w:p>
    <w:p w14:paraId="7941CA7D" w14:textId="590BCA96" w:rsidR="00E5011F" w:rsidRDefault="00E5011F" w:rsidP="00E5011F">
      <w:pPr>
        <w:pStyle w:val="Heading2"/>
      </w:pPr>
      <w:r>
        <w:t xml:space="preserve">Insights </w:t>
      </w:r>
      <w:r w:rsidR="00BF6F7F">
        <w:t>on Load Estimation Uncertainty</w:t>
      </w:r>
    </w:p>
    <w:p w14:paraId="382F568A" w14:textId="59E3E05C" w:rsidR="00874D66" w:rsidRDefault="006D0C69" w:rsidP="00874D66">
      <w:r>
        <w:t>Our results</w:t>
      </w:r>
      <w:r w:rsidR="00422BED">
        <w:t xml:space="preserve"> from both sets of experiments</w:t>
      </w:r>
      <w:r>
        <w:t xml:space="preserve"> generally confirm what </w:t>
      </w:r>
      <w:proofErr w:type="spellStart"/>
      <w:r>
        <w:t>Aulenbach</w:t>
      </w:r>
      <w:proofErr w:type="spellEnd"/>
      <w:r>
        <w:t xml:space="preserve"> and others </w:t>
      </w:r>
      <w:r w:rsidR="008D17AD">
        <w:t xml:space="preserve">(2016) </w:t>
      </w:r>
      <w:r>
        <w:t>observed in their assessment of load estimation methods in small watersheds.</w:t>
      </w:r>
      <w:r w:rsidR="0098381F">
        <w:t xml:space="preserve"> Using our simplified application of </w:t>
      </w:r>
      <w:proofErr w:type="spellStart"/>
      <w:r w:rsidR="0098381F">
        <w:t>Aulenbach</w:t>
      </w:r>
      <w:proofErr w:type="spellEnd"/>
      <w:r w:rsidR="0098381F">
        <w:t xml:space="preserve"> and others’ (2016) method selection procedure yield</w:t>
      </w:r>
      <w:r w:rsidR="00874D66">
        <w:t>s</w:t>
      </w:r>
      <w:r w:rsidR="0098381F">
        <w:t xml:space="preserve"> </w:t>
      </w:r>
      <w:r w:rsidR="00874D66">
        <w:t xml:space="preserve">a defensible selection of load estimation methods. </w:t>
      </w:r>
      <w:r w:rsidR="00D51526">
        <w:t>As shown in figure 6, other single, methods also provide reasonable estimates. However, it would be difficult to confidently assess their relative effectiveness without a sensor derived ‘truth’ for comparison.</w:t>
      </w:r>
    </w:p>
    <w:p w14:paraId="322CBF85" w14:textId="77777777" w:rsidR="00874D66" w:rsidRDefault="00874D66" w:rsidP="00874D66">
      <w:pPr>
        <w:keepNext/>
        <w:jc w:val="center"/>
      </w:pPr>
      <w:r>
        <w:rPr>
          <w:noProof/>
        </w:rPr>
        <w:drawing>
          <wp:inline distT="0" distB="0" distL="0" distR="0" wp14:anchorId="2B001EC3" wp14:editId="4AD9EED9">
            <wp:extent cx="4318000" cy="323850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18638" cy="3238979"/>
                    </a:xfrm>
                    <a:prstGeom prst="rect">
                      <a:avLst/>
                    </a:prstGeom>
                    <a:noFill/>
                    <a:ln>
                      <a:noFill/>
                    </a:ln>
                  </pic:spPr>
                </pic:pic>
              </a:graphicData>
            </a:graphic>
          </wp:inline>
        </w:drawing>
      </w:r>
    </w:p>
    <w:p w14:paraId="3FF53EF2" w14:textId="783455C7" w:rsidR="0098381F" w:rsidRPr="00641E39" w:rsidRDefault="00874D66" w:rsidP="00874D66">
      <w:pPr>
        <w:pStyle w:val="Caption"/>
        <w:rPr>
          <w:color w:val="auto"/>
        </w:rPr>
      </w:pPr>
      <w:r w:rsidRPr="00641E39">
        <w:rPr>
          <w:color w:val="auto"/>
        </w:rPr>
        <w:t xml:space="preserve">Figure </w:t>
      </w:r>
      <w:r w:rsidR="00D51526">
        <w:rPr>
          <w:color w:val="auto"/>
        </w:rPr>
        <w:t>6</w:t>
      </w:r>
      <w:r w:rsidRPr="00641E39">
        <w:rPr>
          <w:color w:val="auto"/>
        </w:rPr>
        <w:t xml:space="preserve">: A comparison between load estimation methods made with data from watershed </w:t>
      </w:r>
      <w:r w:rsidR="008B6196" w:rsidRPr="00641E39">
        <w:rPr>
          <w:color w:val="auto"/>
        </w:rPr>
        <w:t>3 at</w:t>
      </w:r>
      <w:r w:rsidRPr="00641E39">
        <w:rPr>
          <w:color w:val="auto"/>
        </w:rPr>
        <w:t xml:space="preserve"> Hubbard Brook Experimental Forest</w:t>
      </w:r>
      <w:r w:rsidR="008B6196" w:rsidRPr="00641E39">
        <w:rPr>
          <w:color w:val="auto"/>
        </w:rPr>
        <w:t xml:space="preserve">. Sensor derived load is calculated using 15-minute specific conductance data, converted to calcium concentrations via regression, with the composite method applied. Estimated loads were calculated using biweekly, discrete grab samples. </w:t>
      </w:r>
      <w:r w:rsidR="005A51C6">
        <w:rPr>
          <w:color w:val="auto"/>
        </w:rPr>
        <w:t xml:space="preserve">Values published from Hubbard Brook are in brown. The estimate recommended by our simplified application of </w:t>
      </w:r>
      <w:proofErr w:type="spellStart"/>
      <w:r w:rsidR="005A51C6">
        <w:rPr>
          <w:color w:val="auto"/>
        </w:rPr>
        <w:t>Aulenbach</w:t>
      </w:r>
      <w:proofErr w:type="spellEnd"/>
      <w:r w:rsidR="005A51C6">
        <w:rPr>
          <w:color w:val="auto"/>
        </w:rPr>
        <w:t xml:space="preserve"> et al 2016 is in pink. </w:t>
      </w:r>
      <w:r w:rsidR="006A2CCF" w:rsidRPr="00641E39">
        <w:rPr>
          <w:color w:val="auto"/>
        </w:rPr>
        <w:t xml:space="preserve">A 1:1 line is plotted in black. </w:t>
      </w:r>
      <w:r w:rsidR="008B6196" w:rsidRPr="00641E39">
        <w:rPr>
          <w:color w:val="auto"/>
        </w:rPr>
        <w:t xml:space="preserve"> </w:t>
      </w:r>
    </w:p>
    <w:p w14:paraId="4F77AB37" w14:textId="53C47AEE" w:rsidR="0098381F" w:rsidRDefault="00D51526" w:rsidP="003D4475">
      <w:r>
        <w:t>F</w:t>
      </w:r>
      <w:r w:rsidR="00C61F8E">
        <w:t xml:space="preserve">igure </w:t>
      </w:r>
      <w:r>
        <w:t xml:space="preserve">4 illustrates the </w:t>
      </w:r>
      <w:r w:rsidR="00C61F8E">
        <w:t xml:space="preserve">significant risk in choosing a single method for a given solute and year. The results in figure </w:t>
      </w:r>
      <w:r>
        <w:t>6</w:t>
      </w:r>
      <w:r w:rsidR="00C61F8E">
        <w:t xml:space="preserve"> are a reaffirming case study that the </w:t>
      </w:r>
      <w:proofErr w:type="spellStart"/>
      <w:r w:rsidR="00C61F8E">
        <w:t>Aulenbach</w:t>
      </w:r>
      <w:proofErr w:type="spellEnd"/>
      <w:r w:rsidR="00C61F8E">
        <w:t xml:space="preserve"> 2016 </w:t>
      </w:r>
      <w:r w:rsidR="001A2E8B">
        <w:t xml:space="preserve">decision flowchart </w:t>
      </w:r>
      <w:r w:rsidR="00C61F8E">
        <w:t xml:space="preserve">sensibly chooses from among the best load estimation methods, without requiring </w:t>
      </w:r>
      <w:r w:rsidR="001A2E8B">
        <w:t xml:space="preserve">the use of </w:t>
      </w:r>
      <w:r w:rsidR="00C61F8E">
        <w:t>outside data.</w:t>
      </w:r>
    </w:p>
    <w:p w14:paraId="6A2F52DF" w14:textId="77777777" w:rsidR="00C61F8E" w:rsidRDefault="00C61F8E" w:rsidP="003D4475"/>
    <w:p w14:paraId="1EDEF816" w14:textId="34DE968A" w:rsidR="00E5011F" w:rsidRDefault="00C61F8E" w:rsidP="003D4475">
      <w:r>
        <w:t>Our results also reinforce the finding</w:t>
      </w:r>
      <w:r w:rsidR="006D0C69">
        <w:t xml:space="preserve"> that when there is not a strong </w:t>
      </w:r>
      <w:proofErr w:type="gramStart"/>
      <w:r w:rsidR="006D0C69">
        <w:t>C:Q</w:t>
      </w:r>
      <w:proofErr w:type="gramEnd"/>
      <w:r w:rsidR="006D0C69">
        <w:t xml:space="preserve"> relationship, users should rely on linear interpolation or averaging method</w:t>
      </w:r>
      <w:r w:rsidR="00377368">
        <w:t>s</w:t>
      </w:r>
      <w:r w:rsidR="006D0C69">
        <w:t>.</w:t>
      </w:r>
      <w:r w:rsidR="00377368">
        <w:t xml:space="preserve"> This is evident in figure 3 under </w:t>
      </w:r>
      <w:proofErr w:type="spellStart"/>
      <w:r w:rsidR="00377368">
        <w:t>chemostatic</w:t>
      </w:r>
      <w:proofErr w:type="spellEnd"/>
      <w:r w:rsidR="00377368">
        <w:t xml:space="preserve"> or no-pattern </w:t>
      </w:r>
      <w:proofErr w:type="gramStart"/>
      <w:r w:rsidR="00377368">
        <w:t>C:Q</w:t>
      </w:r>
      <w:proofErr w:type="gramEnd"/>
      <w:r w:rsidR="00377368">
        <w:t xml:space="preserve"> relationships. Under these </w:t>
      </w:r>
      <w:proofErr w:type="spellStart"/>
      <w:r w:rsidR="00E5011F">
        <w:t>chemodynamics</w:t>
      </w:r>
      <w:proofErr w:type="spellEnd"/>
      <w:r w:rsidR="00377368">
        <w:t>, linear interpolation and the Beale estimator outperform the rating and composite methods</w:t>
      </w:r>
      <w:r w:rsidR="001E49AC">
        <w:t>, regardless of hydrologic regime</w:t>
      </w:r>
      <w:r w:rsidR="00377368">
        <w:t>.</w:t>
      </w:r>
      <w:r w:rsidR="006D0C69">
        <w:t xml:space="preserve"> </w:t>
      </w:r>
      <w:r w:rsidR="00E5011F">
        <w:t xml:space="preserve">Consider </w:t>
      </w:r>
      <w:r w:rsidR="005B67FB">
        <w:t xml:space="preserve">a </w:t>
      </w:r>
      <w:r w:rsidR="00E5011F">
        <w:t xml:space="preserve">load estimate </w:t>
      </w:r>
      <w:r w:rsidR="005B67FB">
        <w:t xml:space="preserve">from a solute </w:t>
      </w:r>
      <w:r w:rsidR="00E5011F">
        <w:t xml:space="preserve">with no underlying </w:t>
      </w:r>
      <w:proofErr w:type="gramStart"/>
      <w:r w:rsidR="00E5011F">
        <w:t>C:Q</w:t>
      </w:r>
      <w:proofErr w:type="gramEnd"/>
      <w:r w:rsidR="00E5011F">
        <w:t xml:space="preserve"> pattern, stormflow dominated hydrology, and monthly sampling. Our experiment shows linear interpolation yields a </w:t>
      </w:r>
      <w:r w:rsidR="00E5011F">
        <w:lastRenderedPageBreak/>
        <w:t>mean error of -0.43% (95% confidence interval of -19.11</w:t>
      </w:r>
      <w:r w:rsidR="00BF6F7F">
        <w:t>%</w:t>
      </w:r>
      <w:r w:rsidR="00E5011F">
        <w:t xml:space="preserve"> to 18.25</w:t>
      </w:r>
      <w:r w:rsidR="00BF6F7F">
        <w:t>%</w:t>
      </w:r>
      <w:r w:rsidR="00E5011F">
        <w:t>). Meanwhile, the composite method yields a mean error of 8.44% (95% confidence interval of -55.67</w:t>
      </w:r>
      <w:r w:rsidR="00BF6F7F">
        <w:t>%</w:t>
      </w:r>
      <w:r w:rsidR="00E5011F">
        <w:t xml:space="preserve"> to 72.55</w:t>
      </w:r>
      <w:r w:rsidR="00BF6F7F">
        <w:t>%</w:t>
      </w:r>
      <w:r w:rsidR="00E5011F">
        <w:t xml:space="preserve">). </w:t>
      </w:r>
    </w:p>
    <w:p w14:paraId="32A08061" w14:textId="77777777" w:rsidR="00E5011F" w:rsidRDefault="00E5011F" w:rsidP="003D4475"/>
    <w:p w14:paraId="2AB26C40" w14:textId="074D292B" w:rsidR="00881B7E" w:rsidRDefault="006D0C69" w:rsidP="003D4475">
      <w:r>
        <w:t xml:space="preserve">When there is a strong </w:t>
      </w:r>
      <w:proofErr w:type="gramStart"/>
      <w:r>
        <w:t>C:Q</w:t>
      </w:r>
      <w:proofErr w:type="gramEnd"/>
      <w:r>
        <w:t xml:space="preserve"> relationship, </w:t>
      </w:r>
      <w:r w:rsidR="00BF6F7F">
        <w:t>researchers</w:t>
      </w:r>
      <w:r>
        <w:t xml:space="preserve"> should use a method that leverages that relationship</w:t>
      </w:r>
      <w:r w:rsidR="00377368">
        <w:t xml:space="preserve">. </w:t>
      </w:r>
      <w:r w:rsidR="003D4475">
        <w:t xml:space="preserve">Our results in figure </w:t>
      </w:r>
      <w:r w:rsidR="00D51526">
        <w:t>4</w:t>
      </w:r>
      <w:r w:rsidR="003D4475">
        <w:t xml:space="preserve"> confirm that when the </w:t>
      </w:r>
      <w:proofErr w:type="gramStart"/>
      <w:r w:rsidR="003D4475">
        <w:t>C:Q</w:t>
      </w:r>
      <w:proofErr w:type="gramEnd"/>
      <w:r w:rsidR="003D4475">
        <w:t xml:space="preserve"> relationship is stable and effectively modeled, C:Q informed methods outperform others</w:t>
      </w:r>
      <w:r w:rsidR="00D81489">
        <w:t>. Under such conditions,</w:t>
      </w:r>
      <w:r w:rsidR="00377368">
        <w:t xml:space="preserve"> the rating and composite methods dramatically outperform linear interpolation or the Beale ratio estimator. </w:t>
      </w:r>
      <w:r w:rsidR="003D4475">
        <w:t xml:space="preserve"> </w:t>
      </w:r>
      <w:r w:rsidR="005B67FB">
        <w:t xml:space="preserve">For example, a load estimate from a solute with a diluting </w:t>
      </w:r>
      <w:proofErr w:type="gramStart"/>
      <w:r w:rsidR="005B67FB">
        <w:t>C:Q</w:t>
      </w:r>
      <w:proofErr w:type="gramEnd"/>
      <w:r w:rsidR="005B67FB">
        <w:t xml:space="preserve"> relationship, stormflow dominated hydrology, and monthly sampling has a mean error of</w:t>
      </w:r>
      <w:r w:rsidR="00BF6F7F">
        <w:t xml:space="preserve"> -13.43% (95% confidence interval of –27.44% to 0.58%), while linear interpolation yields a mean error of 119.57% (95% confidence interval of 85.47% to 153.67%). </w:t>
      </w:r>
      <w:r w:rsidR="00881B7E">
        <w:t xml:space="preserve"> </w:t>
      </w:r>
    </w:p>
    <w:p w14:paraId="198B4BA5" w14:textId="77777777" w:rsidR="00881B7E" w:rsidRDefault="00881B7E" w:rsidP="003D4475"/>
    <w:p w14:paraId="69865BF5" w14:textId="03F1AA8E" w:rsidR="003D4475" w:rsidRDefault="001E49AC" w:rsidP="003D4475">
      <w:r>
        <w:t>Results from the data coarsening experiment give nuance to the synthetic time series experiments.</w:t>
      </w:r>
      <w:r w:rsidR="00D81489">
        <w:t xml:space="preserve"> </w:t>
      </w:r>
      <w:r>
        <w:t>Metho</w:t>
      </w:r>
      <w:r w:rsidR="00D81489">
        <w:t xml:space="preserve">ds </w:t>
      </w:r>
      <w:r w:rsidR="00881B7E">
        <w:t xml:space="preserve">applied less cleanly to the </w:t>
      </w:r>
      <w:proofErr w:type="gramStart"/>
      <w:r w:rsidR="00BC0932">
        <w:t>C:Q</w:t>
      </w:r>
      <w:proofErr w:type="gramEnd"/>
      <w:r w:rsidR="00BC0932">
        <w:t xml:space="preserve"> relationship present in the coarsened calcium time series (figure </w:t>
      </w:r>
      <w:r w:rsidR="00C74DC7">
        <w:t>3</w:t>
      </w:r>
      <w:r w:rsidR="00BC0932">
        <w:t>)</w:t>
      </w:r>
      <w:r w:rsidR="00E15BB5">
        <w:t xml:space="preserve"> than in our synthetic time series testing</w:t>
      </w:r>
      <w:r w:rsidR="00BC0932">
        <w:t>.</w:t>
      </w:r>
      <w:r w:rsidR="00B77EE6">
        <w:t xml:space="preserve"> </w:t>
      </w:r>
      <w:r w:rsidR="00BF6F7F">
        <w:t xml:space="preserve">The </w:t>
      </w:r>
      <w:proofErr w:type="gramStart"/>
      <w:r w:rsidR="00BF6F7F">
        <w:t>C:Q</w:t>
      </w:r>
      <w:proofErr w:type="gramEnd"/>
      <w:r w:rsidR="00BF6F7F">
        <w:t xml:space="preserve"> relationship present in the calcium time series (supplementary figure 4) gives an very high r-squared </w:t>
      </w:r>
      <w:r w:rsidR="00E15BB5">
        <w:t xml:space="preserve">of </w:t>
      </w:r>
      <w:r w:rsidR="00BF6F7F">
        <w:t>0.79</w:t>
      </w:r>
      <w:r w:rsidR="00881B7E">
        <w:t xml:space="preserve"> and </w:t>
      </w:r>
      <w:r w:rsidR="00E15BB5">
        <w:t xml:space="preserve">a </w:t>
      </w:r>
      <w:r w:rsidR="00881B7E">
        <w:t xml:space="preserve">low slope </w:t>
      </w:r>
      <w:r w:rsidR="00E15BB5">
        <w:t xml:space="preserve">of </w:t>
      </w:r>
      <w:r w:rsidR="00881B7E">
        <w:t>-0.12.</w:t>
      </w:r>
      <w:r w:rsidR="00BF6F7F">
        <w:t xml:space="preserve"> </w:t>
      </w:r>
      <w:r w:rsidR="00881B7E">
        <w:t xml:space="preserve">While </w:t>
      </w:r>
      <w:r w:rsidR="00C74DC7">
        <w:t>it</w:t>
      </w:r>
      <w:r w:rsidR="00881B7E">
        <w:t xml:space="preserve"> produces low mean error, </w:t>
      </w:r>
      <w:r w:rsidR="00E15BB5">
        <w:t>linear interpolation (the best available method) still produces</w:t>
      </w:r>
      <w:r w:rsidR="00240557">
        <w:t xml:space="preserve"> estimates</w:t>
      </w:r>
      <w:r w:rsidR="00881B7E">
        <w:t xml:space="preserve"> that can overpredict load by as much as </w:t>
      </w:r>
      <w:r w:rsidR="00240557">
        <w:t>1</w:t>
      </w:r>
      <w:r w:rsidR="00E15BB5">
        <w:t>1</w:t>
      </w:r>
      <w:r w:rsidR="00240557">
        <w:t xml:space="preserve">% </w:t>
      </w:r>
      <w:r w:rsidR="00881B7E">
        <w:t xml:space="preserve">at monthly sampling frequencies (figure </w:t>
      </w:r>
      <w:r w:rsidR="00C74DC7">
        <w:t>3</w:t>
      </w:r>
      <w:r w:rsidR="00881B7E">
        <w:t xml:space="preserve">). Our synthetic time series experiment </w:t>
      </w:r>
      <w:r w:rsidR="00E15BB5">
        <w:t xml:space="preserve">expected much smaller error given the conditions, with maximum error of 3.34%. This </w:t>
      </w:r>
      <w:r w:rsidR="00622159">
        <w:t>shows</w:t>
      </w:r>
      <w:r w:rsidR="00E15BB5">
        <w:t xml:space="preserve"> a limitation of our synthetic time series </w:t>
      </w:r>
      <w:r w:rsidR="00622159">
        <w:t>analysis;</w:t>
      </w:r>
      <w:r w:rsidR="00E15BB5">
        <w:t xml:space="preserve"> the variance of the underlying time series (both in streamflow and chemistry) has a scaling effect on uncertainty.</w:t>
      </w:r>
      <w:r w:rsidR="00622159">
        <w:t xml:space="preserve"> The calcium time series has a standard deviation of 0.23 mg/L, while the synthetic, </w:t>
      </w:r>
      <w:proofErr w:type="spellStart"/>
      <w:r w:rsidR="00622159">
        <w:t>chemostatic</w:t>
      </w:r>
      <w:proofErr w:type="spellEnd"/>
      <w:r w:rsidR="00622159">
        <w:t xml:space="preserve"> time series has a standard deviation of 0.1 mg/L.  </w:t>
      </w:r>
    </w:p>
    <w:p w14:paraId="16DA8C37" w14:textId="5941E283" w:rsidR="001A2E8B" w:rsidRDefault="001A2E8B" w:rsidP="003D4475"/>
    <w:p w14:paraId="4F9B8ED6" w14:textId="69EF44A3" w:rsidR="001A2E8B" w:rsidRDefault="001A2E8B" w:rsidP="003D4475">
      <w:r>
        <w:t>This effect is further illustrated when we apply our coarsening experiment to data from</w:t>
      </w:r>
      <w:r w:rsidR="004069E6">
        <w:t xml:space="preserve"> the 2008 water year at</w:t>
      </w:r>
      <w:r>
        <w:t xml:space="preserve"> Upper </w:t>
      </w:r>
      <w:proofErr w:type="spellStart"/>
      <w:r>
        <w:t>Hafren</w:t>
      </w:r>
      <w:proofErr w:type="spellEnd"/>
      <w:r>
        <w:t xml:space="preserve"> site of </w:t>
      </w:r>
      <w:r w:rsidR="004069E6">
        <w:t xml:space="preserve">the </w:t>
      </w:r>
      <w:proofErr w:type="spellStart"/>
      <w:r>
        <w:t>Plynlimon</w:t>
      </w:r>
      <w:proofErr w:type="spellEnd"/>
      <w:r>
        <w:t xml:space="preserve"> research catchment</w:t>
      </w:r>
      <w:r w:rsidR="004069E6">
        <w:t>s</w:t>
      </w:r>
      <w:r>
        <w:t xml:space="preserve"> (Kirchner and Reynolds, 2013). This dataset contains hydrochemistry data taken every 7 hours from a small stream in Wales, UK. Compared to watershed 3 at Hubbard Brook, the </w:t>
      </w:r>
      <w:proofErr w:type="spellStart"/>
      <w:r>
        <w:t>Plynlimon</w:t>
      </w:r>
      <w:proofErr w:type="spellEnd"/>
      <w:r>
        <w:t xml:space="preserve"> </w:t>
      </w:r>
      <w:r w:rsidR="004069E6">
        <w:t xml:space="preserve">dataset has much less variable chemistry. For the 2008 water year, there was a mean nitrate (as nitrogen) concentration of 0.14 mg/L with a standard deviation of 0.06 mg/L and a mean calcium concentration of 0.51 mg/L with a standard deviation of 0.11 mg/L. As shown in figure </w:t>
      </w:r>
      <w:r w:rsidR="00E33BB0">
        <w:t>6</w:t>
      </w:r>
      <w:r w:rsidR="004069E6">
        <w:t xml:space="preserve">, this lower variance yielded more precise estimates across all methods. </w:t>
      </w:r>
    </w:p>
    <w:p w14:paraId="1D4F1C40" w14:textId="7EFB912C" w:rsidR="00C61F8E" w:rsidRDefault="00C61F8E" w:rsidP="003D4475"/>
    <w:p w14:paraId="40BA4ABC" w14:textId="77777777" w:rsidR="004069E6" w:rsidRDefault="004069E6" w:rsidP="004069E6">
      <w:pPr>
        <w:keepNext/>
        <w:rPr>
          <w:noProof/>
        </w:rPr>
      </w:pPr>
    </w:p>
    <w:p w14:paraId="3F1C205C" w14:textId="2F5DE8D7" w:rsidR="004069E6" w:rsidRDefault="004069E6" w:rsidP="004069E6">
      <w:pPr>
        <w:keepNext/>
      </w:pPr>
      <w:r>
        <w:rPr>
          <w:noProof/>
        </w:rPr>
        <w:drawing>
          <wp:inline distT="0" distB="0" distL="0" distR="0" wp14:anchorId="4BE7E89A" wp14:editId="311FE340">
            <wp:extent cx="5943600" cy="25622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6598"/>
                    <a:stretch/>
                  </pic:blipFill>
                  <pic:spPr bwMode="auto">
                    <a:xfrm>
                      <a:off x="0" y="0"/>
                      <a:ext cx="5943600" cy="256222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3A1E0A3" wp14:editId="46BF8FCC">
            <wp:extent cx="5943600" cy="2743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14:paraId="43F5D573" w14:textId="05B38E30" w:rsidR="004069E6" w:rsidRPr="00517DBC" w:rsidRDefault="004069E6" w:rsidP="00517DBC">
      <w:pPr>
        <w:pStyle w:val="Caption"/>
        <w:rPr>
          <w:color w:val="auto"/>
        </w:rPr>
      </w:pPr>
      <w:r>
        <w:t xml:space="preserve">Figure </w:t>
      </w:r>
      <w:fldSimple w:instr=" SEQ Figure \* ARABIC ">
        <w:r>
          <w:rPr>
            <w:noProof/>
          </w:rPr>
          <w:t>6</w:t>
        </w:r>
      </w:fldSimple>
      <w:r>
        <w:t xml:space="preserve">: </w:t>
      </w:r>
      <w:r w:rsidRPr="004217B0">
        <w:rPr>
          <w:color w:val="auto"/>
        </w:rPr>
        <w:t>Re</w:t>
      </w:r>
      <w:r>
        <w:rPr>
          <w:color w:val="auto"/>
        </w:rPr>
        <w:t>sults from applying four different load estimation methods to artificially coarsened, high-frequency sampling time series</w:t>
      </w:r>
      <w:r w:rsidR="006D6058">
        <w:rPr>
          <w:color w:val="auto"/>
        </w:rPr>
        <w:t xml:space="preserve"> taken at </w:t>
      </w:r>
      <w:proofErr w:type="spellStart"/>
      <w:r w:rsidR="006D6058">
        <w:rPr>
          <w:color w:val="auto"/>
        </w:rPr>
        <w:t>Plynlimon</w:t>
      </w:r>
      <w:proofErr w:type="spellEnd"/>
      <w:r w:rsidR="006D6058">
        <w:rPr>
          <w:color w:val="auto"/>
        </w:rPr>
        <w:t xml:space="preserve"> Research Catchment</w:t>
      </w:r>
      <w:r>
        <w:rPr>
          <w:color w:val="auto"/>
        </w:rPr>
        <w:t>. Percent error of estimated annual load from the ‘true’ load, calculated using the full time series, is on the y-axis. Coarsened data frequency is on the x-axis. The solid line indicates the median error for that frequency, with dashed lines indicating minimum and maximum. Error within 5% of truth is shaded in green and with 20% in yellow.</w:t>
      </w:r>
    </w:p>
    <w:p w14:paraId="782E9791" w14:textId="1F6F5834" w:rsidR="00517DBC" w:rsidRDefault="00517DBC" w:rsidP="00517DBC">
      <w:r>
        <w:t xml:space="preserve">Our results in figure </w:t>
      </w:r>
      <w:r w:rsidR="00E33BB0">
        <w:t>4</w:t>
      </w:r>
      <w:r>
        <w:t xml:space="preserve"> and </w:t>
      </w:r>
      <w:r w:rsidR="00E33BB0">
        <w:t xml:space="preserve">in </w:t>
      </w:r>
      <w:r>
        <w:t xml:space="preserve">comparing figures </w:t>
      </w:r>
      <w:r w:rsidR="00E33BB0">
        <w:t>2</w:t>
      </w:r>
      <w:r>
        <w:t xml:space="preserve"> and </w:t>
      </w:r>
      <w:r w:rsidR="00E33BB0">
        <w:t>3</w:t>
      </w:r>
      <w:r>
        <w:t xml:space="preserve"> to figure 6 highlight an important conclusion for synthesis scientists interested in load estimation: if variance in solute chemistry is sufficiently low, knowing water flux is enough to accurately estimate solute loads.</w:t>
      </w:r>
      <w:r w:rsidR="00C74DC7">
        <w:t xml:space="preserve"> However, doing so with confidence requires high-frequency data or a </w:t>
      </w:r>
      <w:r w:rsidR="00E33BB0">
        <w:t>tight, well-defined</w:t>
      </w:r>
      <w:r w:rsidR="00C74DC7">
        <w:t xml:space="preserve"> </w:t>
      </w:r>
      <w:proofErr w:type="gramStart"/>
      <w:r w:rsidR="00C74DC7">
        <w:t>C:Q</w:t>
      </w:r>
      <w:proofErr w:type="gramEnd"/>
      <w:r w:rsidR="00C74DC7">
        <w:t xml:space="preserve"> relationship.</w:t>
      </w:r>
    </w:p>
    <w:p w14:paraId="1C2248D2" w14:textId="056E6BEA" w:rsidR="00DD4415" w:rsidRDefault="00582B02" w:rsidP="00DD4415">
      <w:pPr>
        <w:pStyle w:val="Heading2"/>
      </w:pPr>
      <w:r>
        <w:t>C</w:t>
      </w:r>
      <w:r w:rsidR="00C84771">
        <w:t>hallenges</w:t>
      </w:r>
      <w:r w:rsidR="00F025F7">
        <w:t xml:space="preserve"> for</w:t>
      </w:r>
      <w:r w:rsidR="00774C59">
        <w:t xml:space="preserve"> Synthesis Science</w:t>
      </w:r>
      <w:r w:rsidR="00F025F7">
        <w:t xml:space="preserve"> with Load Estimates</w:t>
      </w:r>
    </w:p>
    <w:p w14:paraId="30F0AC74" w14:textId="77777777" w:rsidR="003D4475" w:rsidRDefault="003D4475" w:rsidP="003D4475">
      <w:r>
        <w:t xml:space="preserve">The results of our efforts highlight serval important challenges for synthesis scientists working with load estimates. </w:t>
      </w:r>
    </w:p>
    <w:p w14:paraId="60701A89" w14:textId="77777777" w:rsidR="003D4475" w:rsidRDefault="003D4475" w:rsidP="003D4475"/>
    <w:p w14:paraId="1FDB369D" w14:textId="1D5BDE50" w:rsidR="00975EB8" w:rsidRDefault="003D4475" w:rsidP="00774C59">
      <w:r>
        <w:lastRenderedPageBreak/>
        <w:t xml:space="preserve">The first, is that method selection </w:t>
      </w:r>
      <w:r w:rsidR="00975EB8">
        <w:t xml:space="preserve">is deeply important for accurate load </w:t>
      </w:r>
      <w:r w:rsidR="00C84771">
        <w:t>estimation</w:t>
      </w:r>
      <w:r>
        <w:t>.</w:t>
      </w:r>
      <w:r w:rsidR="00975EB8">
        <w:t xml:space="preserve"> The results in figure</w:t>
      </w:r>
      <w:r w:rsidR="00622159">
        <w:t xml:space="preserve">s </w:t>
      </w:r>
      <w:r w:rsidR="00E33BB0">
        <w:t>2</w:t>
      </w:r>
      <w:r w:rsidR="00622159">
        <w:t xml:space="preserve"> and</w:t>
      </w:r>
      <w:r w:rsidR="00975EB8">
        <w:t xml:space="preserve"> </w:t>
      </w:r>
      <w:r w:rsidR="00E33BB0">
        <w:t>3</w:t>
      </w:r>
      <w:r w:rsidR="00975EB8">
        <w:t xml:space="preserve"> clearly show that, especially at coarse sampling intervals, method selection greatly influence</w:t>
      </w:r>
      <w:r w:rsidR="00622159">
        <w:t>s</w:t>
      </w:r>
      <w:r w:rsidR="00975EB8">
        <w:t xml:space="preserve"> the potential range of estimates generated. When a load estimate is provided without </w:t>
      </w:r>
      <w:r w:rsidR="00C84771">
        <w:t>documentation</w:t>
      </w:r>
      <w:r w:rsidR="00975EB8">
        <w:t xml:space="preserve"> of the underlying methodology, it should not be trusted.</w:t>
      </w:r>
      <w:r w:rsidR="00C84771">
        <w:t xml:space="preserve"> </w:t>
      </w:r>
      <w:r w:rsidR="00975EB8">
        <w:t>Synthesis scientists are better served by using the underlying chemistry and discharge time series to recompute load undocumented load estimates</w:t>
      </w:r>
      <w:r w:rsidR="00783F20">
        <w:t xml:space="preserve"> using known methods</w:t>
      </w:r>
      <w:r w:rsidR="00975EB8">
        <w:t>. The work necessary to do so can be eased using tools like the ‘</w:t>
      </w:r>
      <w:proofErr w:type="spellStart"/>
      <w:r w:rsidR="00975EB8">
        <w:t>River</w:t>
      </w:r>
      <w:r w:rsidR="004C526B">
        <w:t>L</w:t>
      </w:r>
      <w:r w:rsidR="00975EB8">
        <w:t>oad</w:t>
      </w:r>
      <w:proofErr w:type="spellEnd"/>
      <w:r w:rsidR="00975EB8">
        <w:t>’ and ‘</w:t>
      </w:r>
      <w:proofErr w:type="spellStart"/>
      <w:r w:rsidR="00975EB8">
        <w:t>Macrosheds</w:t>
      </w:r>
      <w:proofErr w:type="spellEnd"/>
      <w:r w:rsidR="00975EB8">
        <w:t xml:space="preserve">’ R </w:t>
      </w:r>
      <w:r w:rsidR="00783F20">
        <w:t>packages</w:t>
      </w:r>
      <w:r w:rsidR="00975EB8">
        <w:t>.</w:t>
      </w:r>
    </w:p>
    <w:p w14:paraId="76B55B26" w14:textId="77777777" w:rsidR="00975EB8" w:rsidRDefault="00975EB8" w:rsidP="00774C59"/>
    <w:p w14:paraId="0BD3CED7" w14:textId="03E45A9E" w:rsidR="00E011B9" w:rsidRDefault="00C84771" w:rsidP="00774C59">
      <w:r>
        <w:t>Additionally, our experiments give substantial evidence that at s</w:t>
      </w:r>
      <w:r w:rsidR="0039526D">
        <w:t xml:space="preserve">ampling frequencies commonly used in </w:t>
      </w:r>
      <w:r w:rsidR="00E31052">
        <w:t>ecosystem</w:t>
      </w:r>
      <w:r w:rsidR="0039526D">
        <w:t xml:space="preserve"> studies (in the range of weekly to bimonthly)</w:t>
      </w:r>
      <w:r w:rsidR="005079B6">
        <w:t xml:space="preserve"> non-</w:t>
      </w:r>
      <w:proofErr w:type="spellStart"/>
      <w:r w:rsidR="005079B6">
        <w:t>chemostatic</w:t>
      </w:r>
      <w:proofErr w:type="spellEnd"/>
      <w:r w:rsidR="0039526D">
        <w:t xml:space="preserve"> load estimates should be used with </w:t>
      </w:r>
      <w:r>
        <w:t>careful consideration</w:t>
      </w:r>
      <w:r w:rsidR="0039526D">
        <w:t xml:space="preserve">, </w:t>
      </w:r>
      <w:r w:rsidR="00021505">
        <w:t xml:space="preserve">especially in stormflow dominated sites </w:t>
      </w:r>
      <w:r w:rsidR="00E011B9">
        <w:t>While the appropriate method at a weekly sampling frequency would often produce a low mean error, the extent of possible error observed over 100 runs</w:t>
      </w:r>
      <w:r w:rsidR="00F025F7">
        <w:t xml:space="preserve"> was still problematic. For example, under </w:t>
      </w:r>
      <w:r w:rsidR="00021505">
        <w:t>a stormflow</w:t>
      </w:r>
      <w:r w:rsidR="00F025F7">
        <w:t xml:space="preserve"> dominated hydrologic regime, with </w:t>
      </w:r>
      <w:r w:rsidR="00021505">
        <w:t>no</w:t>
      </w:r>
      <w:r w:rsidR="00F025F7">
        <w:t xml:space="preserve"> </w:t>
      </w:r>
      <w:proofErr w:type="gramStart"/>
      <w:r w:rsidR="00F025F7">
        <w:t>C:Q</w:t>
      </w:r>
      <w:proofErr w:type="gramEnd"/>
      <w:r w:rsidR="00F025F7">
        <w:t xml:space="preserve"> relationship, and weekly sampling, linear interpolation (</w:t>
      </w:r>
      <w:r w:rsidR="00E33BB0">
        <w:t>the best performing method</w:t>
      </w:r>
      <w:r w:rsidR="00F025F7">
        <w:t>) gave a mean error of -</w:t>
      </w:r>
      <w:r w:rsidR="00021505">
        <w:t>0.2</w:t>
      </w:r>
      <w:r w:rsidR="00F025F7">
        <w:t>%</w:t>
      </w:r>
      <w:r w:rsidR="00021505">
        <w:t>, but the 95% confidence interval spanned from -10.59% to 10.92</w:t>
      </w:r>
      <w:r w:rsidR="00F025F7">
        <w:t xml:space="preserve">. </w:t>
      </w:r>
    </w:p>
    <w:p w14:paraId="7ECD8D67" w14:textId="77777777" w:rsidR="00E011B9" w:rsidRDefault="00E011B9" w:rsidP="00774C59"/>
    <w:p w14:paraId="020E224F" w14:textId="3166D0E6" w:rsidR="0073389E" w:rsidRDefault="00C84771" w:rsidP="00774C59">
      <w:r>
        <w:t>Finally, k</w:t>
      </w:r>
      <w:r w:rsidR="00582B02">
        <w:t>nowing</w:t>
      </w:r>
      <w:r w:rsidR="0039526D">
        <w:t xml:space="preserve"> fit of the </w:t>
      </w:r>
      <w:proofErr w:type="gramStart"/>
      <w:r w:rsidR="0039526D">
        <w:t>C:Q</w:t>
      </w:r>
      <w:proofErr w:type="gramEnd"/>
      <w:r w:rsidR="0039526D">
        <w:t xml:space="preserve"> relationship</w:t>
      </w:r>
      <w:r w:rsidR="00E33BB0">
        <w:t xml:space="preserve"> alone</w:t>
      </w:r>
      <w:r w:rsidR="0039526D">
        <w:t xml:space="preserve"> is not enough</w:t>
      </w:r>
      <w:r w:rsidR="00F025F7">
        <w:t xml:space="preserve"> to assign confidence</w:t>
      </w:r>
      <w:r w:rsidR="00E33BB0">
        <w:t xml:space="preserve"> to</w:t>
      </w:r>
      <w:r w:rsidR="0084733F">
        <w:t xml:space="preserve"> underlying</w:t>
      </w:r>
      <w:r w:rsidR="00F025F7">
        <w:t xml:space="preserve"> load estimates</w:t>
      </w:r>
      <w:r w:rsidR="00E33BB0">
        <w:t xml:space="preserve"> generated from that solute time series</w:t>
      </w:r>
      <w:r w:rsidR="0039526D">
        <w:t xml:space="preserve">. Users need to first assess how high their confidence is in knowing the entirety of the </w:t>
      </w:r>
      <w:proofErr w:type="gramStart"/>
      <w:r w:rsidR="0039526D">
        <w:t>C:Q</w:t>
      </w:r>
      <w:proofErr w:type="gramEnd"/>
      <w:r w:rsidR="0039526D">
        <w:t xml:space="preserve"> relationship. </w:t>
      </w:r>
      <w:r w:rsidR="0073389E">
        <w:t>A</w:t>
      </w:r>
      <w:r w:rsidR="00E31052">
        <w:t xml:space="preserve"> site that biases its collection towards baseflow days (which is common with non-event supplement</w:t>
      </w:r>
      <w:r w:rsidR="00DD4415">
        <w:t>ed</w:t>
      </w:r>
      <w:r w:rsidR="00E31052">
        <w:t xml:space="preserve"> sampling) </w:t>
      </w:r>
      <w:r w:rsidR="00DD4415">
        <w:t xml:space="preserve">may </w:t>
      </w:r>
      <w:r w:rsidR="00E31052">
        <w:t>erroneously conclude that their</w:t>
      </w:r>
      <w:r w:rsidR="0073389E">
        <w:t xml:space="preserve"> </w:t>
      </w:r>
      <w:r w:rsidR="007A0700">
        <w:t xml:space="preserve">enriching </w:t>
      </w:r>
      <w:r w:rsidR="0073389E">
        <w:t>solute’s</w:t>
      </w:r>
      <w:r w:rsidR="00E31052">
        <w:t xml:space="preserve"> </w:t>
      </w:r>
      <w:proofErr w:type="gramStart"/>
      <w:r w:rsidR="00E31052">
        <w:t>C:Q</w:t>
      </w:r>
      <w:proofErr w:type="gramEnd"/>
      <w:r w:rsidR="00E31052">
        <w:t xml:space="preserve"> relationship is </w:t>
      </w:r>
      <w:proofErr w:type="spellStart"/>
      <w:r w:rsidR="00E31052">
        <w:t>chemostatic</w:t>
      </w:r>
      <w:proofErr w:type="spellEnd"/>
      <w:r w:rsidR="00E31052">
        <w:t xml:space="preserve"> or has no pattern. A user making this conclusion would be tempted to use linear interpolation or the Beale ratio estimator to </w:t>
      </w:r>
      <w:r w:rsidR="00DD4415">
        <w:t xml:space="preserve">reduce both error and bias. This </w:t>
      </w:r>
      <w:r w:rsidR="0073389E">
        <w:t>yield</w:t>
      </w:r>
      <w:r w:rsidR="00DD4415">
        <w:t xml:space="preserve"> load estimates that heavily underestimate true load for the year.</w:t>
      </w:r>
      <w:r w:rsidR="0073389E">
        <w:t xml:space="preserve"> The importance of a well defined </w:t>
      </w:r>
      <w:proofErr w:type="gramStart"/>
      <w:r w:rsidR="0073389E">
        <w:t>C:Q</w:t>
      </w:r>
      <w:proofErr w:type="gramEnd"/>
      <w:r w:rsidR="0073389E">
        <w:t xml:space="preserve"> relationship is also evident when </w:t>
      </w:r>
      <w:r w:rsidR="00C84510">
        <w:t xml:space="preserve">considering the effect of </w:t>
      </w:r>
      <w:r w:rsidR="0073389E">
        <w:t xml:space="preserve">diluting conditions in figure </w:t>
      </w:r>
      <w:r w:rsidR="00E33BB0">
        <w:t>4</w:t>
      </w:r>
      <w:r w:rsidR="0073389E">
        <w:t xml:space="preserve">. Moving from weekly to monthly sampling frequencies </w:t>
      </w:r>
      <w:r w:rsidR="00C84510">
        <w:t>counterintuitively decreases</w:t>
      </w:r>
      <w:r w:rsidR="0073389E">
        <w:t xml:space="preserve"> bias</w:t>
      </w:r>
      <w:r w:rsidR="00C84510">
        <w:t xml:space="preserve">, </w:t>
      </w:r>
      <w:r w:rsidR="0073389E">
        <w:t xml:space="preserve">while increasing the range of possible errors. </w:t>
      </w:r>
      <w:r w:rsidR="00C84510">
        <w:t xml:space="preserve">This is likely due to an overfitting of the rating model to </w:t>
      </w:r>
      <w:r w:rsidR="007A0700">
        <w:t xml:space="preserve">baseflow </w:t>
      </w:r>
      <w:r w:rsidR="00C84510">
        <w:t xml:space="preserve">points decreasing rating accuracy at the </w:t>
      </w:r>
      <w:r w:rsidR="007A0700">
        <w:t>low end</w:t>
      </w:r>
      <w:r w:rsidR="00C84510">
        <w:t>. Results from the data coarsening experiments suggest this trend would reverse at high sampling frequencies.</w:t>
      </w:r>
      <w:r w:rsidR="007A0700">
        <w:t xml:space="preserve"> </w:t>
      </w:r>
      <w:r w:rsidR="009253AB">
        <w:t xml:space="preserve">We see a similar effect in the enriching time series, where biweekly sampling shows less bias than weekly sampling. These data suggest that simply ‘fitting and forgetting’ a rating model is not enough </w:t>
      </w:r>
      <w:proofErr w:type="gramStart"/>
      <w:r w:rsidR="009253AB">
        <w:t>make</w:t>
      </w:r>
      <w:proofErr w:type="gramEnd"/>
      <w:r w:rsidR="009253AB">
        <w:t xml:space="preserve"> the best possible load estimates.</w:t>
      </w:r>
    </w:p>
    <w:p w14:paraId="01A3C46A" w14:textId="77777777" w:rsidR="0073389E" w:rsidRDefault="0073389E" w:rsidP="00774C59"/>
    <w:p w14:paraId="06AF6164" w14:textId="60803806" w:rsidR="00C84771" w:rsidRDefault="00DD4415" w:rsidP="00774C59">
      <w:r>
        <w:t xml:space="preserve">Put simply, truly </w:t>
      </w:r>
      <w:r w:rsidR="001E49AC">
        <w:t>assessing</w:t>
      </w:r>
      <w:r>
        <w:t xml:space="preserve"> confidence in a load estimate </w:t>
      </w:r>
      <w:r w:rsidR="001E49AC">
        <w:t xml:space="preserve">requires an assessment of confidence in </w:t>
      </w:r>
      <w:r>
        <w:t xml:space="preserve">both the </w:t>
      </w:r>
      <w:proofErr w:type="gramStart"/>
      <w:r>
        <w:t>C:Q</w:t>
      </w:r>
      <w:proofErr w:type="gramEnd"/>
      <w:r>
        <w:t xml:space="preserve"> relationship itself and</w:t>
      </w:r>
      <w:r w:rsidR="001E49AC">
        <w:t xml:space="preserve"> an assessment of </w:t>
      </w:r>
      <w:r>
        <w:t>confidence in having the entire C:Q relationship.</w:t>
      </w:r>
      <w:r w:rsidR="00C84510">
        <w:t xml:space="preserve"> </w:t>
      </w:r>
      <w:r w:rsidR="00C84771">
        <w:t>All the challenges delineated here point to a clear nee</w:t>
      </w:r>
      <w:r w:rsidR="00CE7A08">
        <w:t>d</w:t>
      </w:r>
      <w:r w:rsidR="00C84771">
        <w:t xml:space="preserve"> for more long-term, high-frequency records of stream chemistry. While it may be eventually possible to estimate loads accurately from sparse records using machine learning or other, emerging computing methods, currently there is no substitute for high quality observations. </w:t>
      </w:r>
    </w:p>
    <w:p w14:paraId="3A1E3C54" w14:textId="7CDE13FB" w:rsidR="0008004F" w:rsidRDefault="0008004F" w:rsidP="0008004F">
      <w:pPr>
        <w:pStyle w:val="Heading2"/>
      </w:pPr>
      <w:r>
        <w:lastRenderedPageBreak/>
        <w:t>A Framework for Considering Load Estimates</w:t>
      </w:r>
    </w:p>
    <w:p w14:paraId="6EB18BF3" w14:textId="336FD59C" w:rsidR="00F025F7" w:rsidRDefault="00C84771" w:rsidP="00F025F7">
      <w:r>
        <w:t>The challenges from the previous</w:t>
      </w:r>
      <w:r w:rsidR="00F025F7">
        <w:t xml:space="preserve"> section are easy to point at, but difficult to solve, especially for synthesis scientists. While other researchers can rely on an intimate understanding of the history and disturbances at each site</w:t>
      </w:r>
      <w:r>
        <w:t xml:space="preserve"> to inform their confidence in estimates</w:t>
      </w:r>
      <w:r w:rsidR="00F025F7">
        <w:t>, synthesis scientists</w:t>
      </w:r>
      <w:r w:rsidR="006F7174">
        <w:t xml:space="preserve"> must rely on</w:t>
      </w:r>
      <w:r>
        <w:t>ly on</w:t>
      </w:r>
      <w:r w:rsidR="006F7174">
        <w:t xml:space="preserve"> the data output from previous studies. Important site history narratives and key assumptions may be buried deep in a chain of building publications</w:t>
      </w:r>
      <w:r>
        <w:t>, if at all</w:t>
      </w:r>
      <w:r w:rsidR="006F7174">
        <w:t xml:space="preserve">. Cultivating a rich and well-informed understanding of every individual site is often not feasible, and depending on publicly accessible documentation, may be impossible. However, excluding good data from a synthesis effort is wasteful and limits the </w:t>
      </w:r>
      <w:r w:rsidR="006F5957">
        <w:t xml:space="preserve">power of analyses and the </w:t>
      </w:r>
      <w:r w:rsidR="006F7174">
        <w:t>scope at which synthesis can be performed. Therefore, it is necessary to develop a framework of assessing load estimate confidence using only the site records themselves.</w:t>
      </w:r>
    </w:p>
    <w:p w14:paraId="0EB079B0" w14:textId="233910CF" w:rsidR="0084733F" w:rsidRDefault="0084733F" w:rsidP="00F025F7"/>
    <w:p w14:paraId="5F468DB2" w14:textId="5777E3BE" w:rsidR="0084733F" w:rsidRPr="00F025F7" w:rsidRDefault="0084733F" w:rsidP="00F025F7">
      <w:r>
        <w:t xml:space="preserve">We propose the framework </w:t>
      </w:r>
      <w:r w:rsidR="00587D8E">
        <w:t>presented</w:t>
      </w:r>
      <w:r>
        <w:t xml:space="preserve"> in figure 5. As </w:t>
      </w:r>
      <w:proofErr w:type="gramStart"/>
      <w:r>
        <w:t>C:Q</w:t>
      </w:r>
      <w:proofErr w:type="gramEnd"/>
      <w:r>
        <w:t xml:space="preserve"> relationships have been </w:t>
      </w:r>
      <w:r w:rsidR="005C350B">
        <w:t xml:space="preserve">shown </w:t>
      </w:r>
      <w:r>
        <w:t>to change over time (</w:t>
      </w:r>
      <w:r w:rsidR="00CE7A08">
        <w:t>Kirchner et al, 2004</w:t>
      </w:r>
      <w:r w:rsidR="0073389E">
        <w:t>; Godsey et al, 2019</w:t>
      </w:r>
      <w:r>
        <w:t>) and this framework is built on the assumption that the user does not have intimate site knowledge, each site-year i</w:t>
      </w:r>
      <w:r w:rsidR="005C350B">
        <w:t>s</w:t>
      </w:r>
      <w:r w:rsidR="00BF2C52">
        <w:t xml:space="preserve"> </w:t>
      </w:r>
      <w:r>
        <w:t xml:space="preserve">assessed independently. </w:t>
      </w:r>
      <w:r w:rsidR="00BF2C52">
        <w:t>Our framework also assumes users have a complete flow record for the site</w:t>
      </w:r>
      <w:r w:rsidR="00CC625C">
        <w:t xml:space="preserve"> and that they have chosen the most appropriate estimation method for each solute as described in </w:t>
      </w:r>
      <w:proofErr w:type="spellStart"/>
      <w:r w:rsidR="00CC625C">
        <w:t>Aulenbach</w:t>
      </w:r>
      <w:proofErr w:type="spellEnd"/>
      <w:r w:rsidR="00CC625C">
        <w:t xml:space="preserve"> et al 2016.</w:t>
      </w:r>
    </w:p>
    <w:p w14:paraId="761E933A" w14:textId="77777777" w:rsidR="00DE7929" w:rsidRDefault="00DE7929" w:rsidP="003101A1">
      <w:pPr>
        <w:keepNext/>
        <w:rPr>
          <w:noProof/>
        </w:rPr>
      </w:pPr>
    </w:p>
    <w:p w14:paraId="29E9402F" w14:textId="77777777" w:rsidR="007B1818" w:rsidRDefault="007B1818" w:rsidP="003101A1">
      <w:pPr>
        <w:keepNext/>
        <w:rPr>
          <w:noProof/>
        </w:rPr>
      </w:pPr>
    </w:p>
    <w:p w14:paraId="06489E5B" w14:textId="77777777" w:rsidR="00C75E73" w:rsidRDefault="00C75E73" w:rsidP="003101A1">
      <w:pPr>
        <w:keepNext/>
        <w:rPr>
          <w:noProof/>
        </w:rPr>
      </w:pPr>
    </w:p>
    <w:p w14:paraId="1D1ABC48" w14:textId="77777777" w:rsidR="00C75E73" w:rsidRDefault="00C75E73" w:rsidP="003101A1">
      <w:pPr>
        <w:keepNext/>
        <w:rPr>
          <w:noProof/>
        </w:rPr>
      </w:pPr>
    </w:p>
    <w:p w14:paraId="5F86C59C" w14:textId="181C9F5F" w:rsidR="003101A1" w:rsidRDefault="00C75E73" w:rsidP="003101A1">
      <w:pPr>
        <w:keepNext/>
      </w:pPr>
      <w:r>
        <w:rPr>
          <w:noProof/>
        </w:rPr>
        <w:drawing>
          <wp:inline distT="0" distB="0" distL="0" distR="0" wp14:anchorId="5807B5E7" wp14:editId="25E6BA4B">
            <wp:extent cx="5888277" cy="46386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50000"/>
                    <a:stretch/>
                  </pic:blipFill>
                  <pic:spPr bwMode="auto">
                    <a:xfrm>
                      <a:off x="0" y="0"/>
                      <a:ext cx="5911077" cy="4656637"/>
                    </a:xfrm>
                    <a:prstGeom prst="rect">
                      <a:avLst/>
                    </a:prstGeom>
                    <a:noFill/>
                    <a:ln>
                      <a:noFill/>
                    </a:ln>
                    <a:extLst>
                      <a:ext uri="{53640926-AAD7-44D8-BBD7-CCE9431645EC}">
                        <a14:shadowObscured xmlns:a14="http://schemas.microsoft.com/office/drawing/2010/main"/>
                      </a:ext>
                    </a:extLst>
                  </pic:spPr>
                </pic:pic>
              </a:graphicData>
            </a:graphic>
          </wp:inline>
        </w:drawing>
      </w:r>
    </w:p>
    <w:p w14:paraId="13AF4218" w14:textId="5B4E58BA" w:rsidR="0016770B" w:rsidRPr="00DE7929" w:rsidRDefault="003101A1" w:rsidP="003101A1">
      <w:pPr>
        <w:pStyle w:val="Caption"/>
        <w:rPr>
          <w:color w:val="auto"/>
        </w:rPr>
      </w:pPr>
      <w:commentRangeStart w:id="59"/>
      <w:r w:rsidRPr="00DE7929">
        <w:rPr>
          <w:color w:val="auto"/>
        </w:rPr>
        <w:t xml:space="preserve">Figure </w:t>
      </w:r>
      <w:r w:rsidR="00517DBC">
        <w:rPr>
          <w:color w:val="auto"/>
        </w:rPr>
        <w:t>8</w:t>
      </w:r>
      <w:r w:rsidR="00DE7929">
        <w:rPr>
          <w:color w:val="auto"/>
        </w:rPr>
        <w:t>: A conceptual flowchart for classifying confidence in load estimates</w:t>
      </w:r>
      <w:r w:rsidR="00CC625C">
        <w:rPr>
          <w:color w:val="auto"/>
        </w:rPr>
        <w:t xml:space="preserve">, assuming a complete discharge time series and method selection as described in </w:t>
      </w:r>
      <w:proofErr w:type="spellStart"/>
      <w:r w:rsidR="00CC625C">
        <w:rPr>
          <w:color w:val="auto"/>
        </w:rPr>
        <w:t>Aulenbach</w:t>
      </w:r>
      <w:proofErr w:type="spellEnd"/>
      <w:r w:rsidR="00CC625C">
        <w:rPr>
          <w:color w:val="auto"/>
        </w:rPr>
        <w:t xml:space="preserve"> et al 2016. </w:t>
      </w:r>
      <w:proofErr w:type="gramStart"/>
      <w:r w:rsidR="00CC625C">
        <w:rPr>
          <w:color w:val="auto"/>
        </w:rPr>
        <w:t>C:Q</w:t>
      </w:r>
      <w:proofErr w:type="gramEnd"/>
      <w:r w:rsidR="00CC625C">
        <w:rPr>
          <w:color w:val="auto"/>
        </w:rPr>
        <w:t xml:space="preserve"> coverage refers how completely the extent of the C:Q relationship has been confirmed for the given site-year. Sampling frequency is the rate at which chemistry is sampled at the site. Hydrologic regime is either defined as flashy (stormflow dominated) or not flashy (baseflow dominated). Site-years with total </w:t>
      </w:r>
      <w:proofErr w:type="gramStart"/>
      <w:r w:rsidR="00CC625C">
        <w:rPr>
          <w:color w:val="auto"/>
        </w:rPr>
        <w:t>C:Q</w:t>
      </w:r>
      <w:proofErr w:type="gramEnd"/>
      <w:r w:rsidR="00CC625C">
        <w:rPr>
          <w:color w:val="auto"/>
        </w:rPr>
        <w:t xml:space="preserve"> coverage and high sampling frequency produce ‘excellent’ estimates. Non-</w:t>
      </w:r>
      <w:proofErr w:type="spellStart"/>
      <w:r w:rsidR="00CC625C">
        <w:rPr>
          <w:color w:val="auto"/>
        </w:rPr>
        <w:t>chemostatic</w:t>
      </w:r>
      <w:proofErr w:type="spellEnd"/>
      <w:r w:rsidR="00CC625C">
        <w:rPr>
          <w:color w:val="auto"/>
        </w:rPr>
        <w:t xml:space="preserve"> site-years with incomplete </w:t>
      </w:r>
      <w:proofErr w:type="gramStart"/>
      <w:r w:rsidR="00CC625C">
        <w:rPr>
          <w:color w:val="auto"/>
        </w:rPr>
        <w:t>C:Q</w:t>
      </w:r>
      <w:proofErr w:type="gramEnd"/>
      <w:r w:rsidR="00CC625C">
        <w:rPr>
          <w:color w:val="auto"/>
        </w:rPr>
        <w:t xml:space="preserve"> coverage produce ‘fair’ estimates or estimates that should be treated with ‘caution’.</w:t>
      </w:r>
      <w:commentRangeEnd w:id="59"/>
      <w:r w:rsidR="00D90CF5">
        <w:rPr>
          <w:rStyle w:val="CommentReference"/>
          <w:i w:val="0"/>
          <w:iCs w:val="0"/>
          <w:color w:val="auto"/>
        </w:rPr>
        <w:commentReference w:id="59"/>
      </w:r>
    </w:p>
    <w:p w14:paraId="3CBE0AD7" w14:textId="2220AB20" w:rsidR="00AC3C4A" w:rsidRDefault="00AC3C4A" w:rsidP="00BF2C52">
      <w:bookmarkStart w:id="60" w:name="_4goavlgycgcw" w:colFirst="0" w:colLast="0"/>
      <w:bookmarkEnd w:id="60"/>
      <w:r>
        <w:t xml:space="preserve">Data binned as ‘excellent’ or ‘good’ is likely suitable for inter-site comparisons at large scales. Data binned as ‘fair’ should only be used for limited applications. For example, ‘fair’ rated estimates could be used in aggregated regional estimates of weathering rates. Data binned as ‘caution’ should not be used without the user learning more about the site. It is possible that ‘caution’ rated estimates have lower error than expected, especially if the site they are derived from has been long-running and uses targeted sampling. It should be noted that while error ranges </w:t>
      </w:r>
      <w:r w:rsidR="002A285F">
        <w:t xml:space="preserve">are presented for each category, they are a qualitative assessment guided by the results of our experiments. Further work will be required to truly constrain expected error for such a complex problem. </w:t>
      </w:r>
    </w:p>
    <w:p w14:paraId="1F5DA036" w14:textId="77777777" w:rsidR="00AC3C4A" w:rsidRDefault="00AC3C4A" w:rsidP="00BF2C52"/>
    <w:p w14:paraId="11C05634" w14:textId="1ECB56AB" w:rsidR="009C350E" w:rsidRDefault="00AC3C4A" w:rsidP="00BF2C52">
      <w:r>
        <w:t xml:space="preserve">While it is beyond the scope of this effort to delineate exact boundaries for each branch in figure 5, we fully expect to be able to do so robustly as more sensor data becomes available in a variety of small watershed systems. </w:t>
      </w:r>
      <w:r w:rsidR="00FA3CFB">
        <w:t>With adequate, widely distributed sensor data, we expect the factors identified in figure 5 could be used to sort load estimates by relative quality. C:Q coverage can</w:t>
      </w:r>
      <w:r w:rsidR="00BF2C52">
        <w:t xml:space="preserve"> </w:t>
      </w:r>
      <w:r w:rsidR="00DE7929">
        <w:t xml:space="preserve">be </w:t>
      </w:r>
      <w:r w:rsidR="00FA3CFB">
        <w:t xml:space="preserve">systematically </w:t>
      </w:r>
      <w:r w:rsidR="00DE7929">
        <w:t>assessed</w:t>
      </w:r>
      <w:r w:rsidR="00BF2C52">
        <w:t xml:space="preserve"> by creating a ratio of sampled flows to observed flows over the year. </w:t>
      </w:r>
      <w:r w:rsidR="00DE7929">
        <w:t>Sampling frequency can be easily evaluated from the</w:t>
      </w:r>
      <w:r w:rsidR="009C350E">
        <w:t xml:space="preserve"> stream chemistry record. The shape of the C:Q relationship can be determined by fitting a log-log simple linear model between solute concentrations and discharge at the site and assessing the slope, r-squared, and residuals of the resulting fit.</w:t>
      </w:r>
      <w:r w:rsidR="00442C1D">
        <w:t xml:space="preserve"> </w:t>
      </w:r>
      <w:proofErr w:type="spellStart"/>
      <w:r w:rsidR="00442C1D">
        <w:t>Chemostatic</w:t>
      </w:r>
      <w:proofErr w:type="spellEnd"/>
      <w:r w:rsidR="00442C1D">
        <w:t xml:space="preserve"> and no pattern time series could be </w:t>
      </w:r>
      <w:r w:rsidR="009E263B">
        <w:t>differentiated</w:t>
      </w:r>
      <w:r w:rsidR="00442C1D">
        <w:t xml:space="preserve"> </w:t>
      </w:r>
      <w:r w:rsidR="009E263B">
        <w:t>using</w:t>
      </w:r>
      <w:r w:rsidR="00442C1D">
        <w:t xml:space="preserve"> a ratio of chemistry time series standard deviation to mean.</w:t>
      </w:r>
      <w:r w:rsidR="009C350E">
        <w:t xml:space="preserve"> </w:t>
      </w:r>
      <w:r w:rsidR="00264C42">
        <w:t>Hydrologic regime can be assessed using the Richards-Baker flashiness index (</w:t>
      </w:r>
      <w:r w:rsidR="002A4090">
        <w:t>Baker et al, 2004</w:t>
      </w:r>
      <w:r w:rsidR="00264C42">
        <w:t>)</w:t>
      </w:r>
      <w:r w:rsidR="001E318A">
        <w:t xml:space="preserve"> or using the baseflow-</w:t>
      </w:r>
      <w:proofErr w:type="spellStart"/>
      <w:r w:rsidR="001E318A">
        <w:t>quickflow</w:t>
      </w:r>
      <w:proofErr w:type="spellEnd"/>
      <w:r w:rsidR="001E318A">
        <w:t xml:space="preserve"> separation method used in this study</w:t>
      </w:r>
      <w:r w:rsidR="00264C42">
        <w:t>.</w:t>
      </w:r>
      <w:r w:rsidR="00FA3CFB">
        <w:t xml:space="preserve"> While the field gathers more sensor data, we encourage the larger synthesis science community to continue to test and model the effects of these variables on load estimation.</w:t>
      </w:r>
    </w:p>
    <w:p w14:paraId="6C3B988F" w14:textId="4558A52D" w:rsidR="008B3D25" w:rsidRDefault="008B3D25" w:rsidP="00BF2C52"/>
    <w:p w14:paraId="4284FCCE" w14:textId="1D015BA6" w:rsidR="00377368" w:rsidRDefault="008B3D25" w:rsidP="003101A1">
      <w:r>
        <w:t xml:space="preserve">We hope the framework provided here can unlock </w:t>
      </w:r>
      <w:r w:rsidR="009911EA">
        <w:t xml:space="preserve">synthesis science efforts that </w:t>
      </w:r>
      <w:r w:rsidR="005E1B92">
        <w:t>rely on</w:t>
      </w:r>
      <w:r w:rsidR="009911EA">
        <w:t xml:space="preserve"> load estimates and empower synthesis scientists to delve into the rich library of datasets available to them from past studies.</w:t>
      </w:r>
      <w:bookmarkStart w:id="61" w:name="_iijm4vvxc6mk" w:colFirst="0" w:colLast="0"/>
      <w:bookmarkEnd w:id="61"/>
    </w:p>
    <w:p w14:paraId="58B0A21A" w14:textId="0B47995D" w:rsidR="004E27C2" w:rsidRDefault="004E27C2" w:rsidP="003101A1"/>
    <w:p w14:paraId="54D33710" w14:textId="45F43615" w:rsidR="004E27C2" w:rsidRDefault="004E27C2">
      <w:r>
        <w:br w:type="page"/>
      </w:r>
    </w:p>
    <w:p w14:paraId="44CB923B" w14:textId="4EF075EE" w:rsidR="004E27C2" w:rsidRDefault="004E27C2" w:rsidP="004E27C2">
      <w:pPr>
        <w:pStyle w:val="Heading1"/>
      </w:pPr>
      <w:r>
        <w:lastRenderedPageBreak/>
        <w:t>Supplement</w:t>
      </w:r>
    </w:p>
    <w:p w14:paraId="3682E9ED" w14:textId="5A0ACF9C" w:rsidR="00405403" w:rsidRDefault="00405403" w:rsidP="00405403">
      <w:pPr>
        <w:keepNext/>
      </w:pPr>
      <w:r>
        <w:rPr>
          <w:noProof/>
        </w:rPr>
        <w:drawing>
          <wp:inline distT="0" distB="0" distL="0" distR="0" wp14:anchorId="463952F7" wp14:editId="4D89EC8A">
            <wp:extent cx="5939790" cy="2966085"/>
            <wp:effectExtent l="0" t="0" r="381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9790" cy="2966085"/>
                    </a:xfrm>
                    <a:prstGeom prst="rect">
                      <a:avLst/>
                    </a:prstGeom>
                    <a:noFill/>
                    <a:ln>
                      <a:noFill/>
                    </a:ln>
                  </pic:spPr>
                </pic:pic>
              </a:graphicData>
            </a:graphic>
          </wp:inline>
        </w:drawing>
      </w:r>
    </w:p>
    <w:p w14:paraId="79E91D93" w14:textId="31CDB8C6" w:rsidR="00405403" w:rsidRPr="00405403" w:rsidRDefault="00405403" w:rsidP="00405403">
      <w:pPr>
        <w:pStyle w:val="Caption"/>
        <w:rPr>
          <w:color w:val="auto"/>
        </w:rPr>
      </w:pPr>
      <w:commentRangeStart w:id="62"/>
      <w:r w:rsidRPr="00405403">
        <w:rPr>
          <w:color w:val="auto"/>
        </w:rPr>
        <w:t xml:space="preserve">Supplemental Figure </w:t>
      </w:r>
      <w:r w:rsidRPr="00405403">
        <w:rPr>
          <w:color w:val="auto"/>
        </w:rPr>
        <w:fldChar w:fldCharType="begin"/>
      </w:r>
      <w:r w:rsidRPr="00405403">
        <w:rPr>
          <w:color w:val="auto"/>
        </w:rPr>
        <w:instrText xml:space="preserve"> SEQ Supplemental_Figure \* ARABIC </w:instrText>
      </w:r>
      <w:r w:rsidRPr="00405403">
        <w:rPr>
          <w:color w:val="auto"/>
        </w:rPr>
        <w:fldChar w:fldCharType="separate"/>
      </w:r>
      <w:r w:rsidRPr="00405403">
        <w:rPr>
          <w:noProof/>
          <w:color w:val="auto"/>
        </w:rPr>
        <w:t>1</w:t>
      </w:r>
      <w:r w:rsidRPr="00405403">
        <w:rPr>
          <w:color w:val="auto"/>
        </w:rPr>
        <w:fldChar w:fldCharType="end"/>
      </w:r>
      <w:r w:rsidRPr="00405403">
        <w:rPr>
          <w:color w:val="auto"/>
        </w:rPr>
        <w:t xml:space="preserve">: The underlying streamflow data used in the data coarsening and synthetic time series </w:t>
      </w:r>
      <w:commentRangeEnd w:id="62"/>
      <w:r w:rsidR="00D90CF5">
        <w:rPr>
          <w:rStyle w:val="CommentReference"/>
          <w:i w:val="0"/>
          <w:iCs w:val="0"/>
          <w:color w:val="auto"/>
        </w:rPr>
        <w:commentReference w:id="62"/>
      </w:r>
      <w:r w:rsidRPr="00405403">
        <w:rPr>
          <w:color w:val="auto"/>
        </w:rPr>
        <w:t xml:space="preserve">experiments. Data was collected at Hubbard Brook Experimental Forest in watershed 3 using a long-running rating, v-notch weir, and pressure transducer. </w:t>
      </w:r>
    </w:p>
    <w:p w14:paraId="0D084AE0" w14:textId="45B376FA" w:rsidR="00405403" w:rsidRDefault="00405403" w:rsidP="00405403">
      <w:pPr>
        <w:keepNext/>
      </w:pPr>
      <w:r>
        <w:rPr>
          <w:noProof/>
        </w:rPr>
        <w:drawing>
          <wp:inline distT="0" distB="0" distL="0" distR="0" wp14:anchorId="4063FA0E" wp14:editId="2877199A">
            <wp:extent cx="5939790" cy="2966085"/>
            <wp:effectExtent l="0" t="0" r="381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9790" cy="2966085"/>
                    </a:xfrm>
                    <a:prstGeom prst="rect">
                      <a:avLst/>
                    </a:prstGeom>
                    <a:noFill/>
                    <a:ln>
                      <a:noFill/>
                    </a:ln>
                  </pic:spPr>
                </pic:pic>
              </a:graphicData>
            </a:graphic>
          </wp:inline>
        </w:drawing>
      </w:r>
    </w:p>
    <w:p w14:paraId="6C48789E" w14:textId="0A6EB4D3" w:rsidR="00405403" w:rsidRPr="00405403" w:rsidRDefault="00405403" w:rsidP="00405403">
      <w:pPr>
        <w:pStyle w:val="Caption"/>
        <w:rPr>
          <w:color w:val="auto"/>
        </w:rPr>
      </w:pPr>
      <w:r w:rsidRPr="00405403">
        <w:rPr>
          <w:color w:val="auto"/>
        </w:rPr>
        <w:t xml:space="preserve">Supplemental Figure </w:t>
      </w:r>
      <w:r w:rsidRPr="00405403">
        <w:rPr>
          <w:color w:val="auto"/>
        </w:rPr>
        <w:fldChar w:fldCharType="begin"/>
      </w:r>
      <w:r w:rsidRPr="00405403">
        <w:rPr>
          <w:color w:val="auto"/>
        </w:rPr>
        <w:instrText xml:space="preserve"> SEQ Supplemental_Figure \* ARABIC </w:instrText>
      </w:r>
      <w:r w:rsidRPr="00405403">
        <w:rPr>
          <w:color w:val="auto"/>
        </w:rPr>
        <w:fldChar w:fldCharType="separate"/>
      </w:r>
      <w:r>
        <w:rPr>
          <w:noProof/>
          <w:color w:val="auto"/>
        </w:rPr>
        <w:t>2</w:t>
      </w:r>
      <w:r w:rsidRPr="00405403">
        <w:rPr>
          <w:color w:val="auto"/>
        </w:rPr>
        <w:fldChar w:fldCharType="end"/>
      </w:r>
      <w:r w:rsidRPr="00405403">
        <w:rPr>
          <w:color w:val="auto"/>
        </w:rPr>
        <w:t>: The underlying chemistry time series used in the data coarsening experiments. Data was collected at Hubbard Brook Experimental Forest</w:t>
      </w:r>
      <w:r>
        <w:rPr>
          <w:color w:val="auto"/>
        </w:rPr>
        <w:t xml:space="preserve"> in watershed 3</w:t>
      </w:r>
      <w:r w:rsidRPr="00405403">
        <w:rPr>
          <w:color w:val="auto"/>
        </w:rPr>
        <w:t xml:space="preserve"> using a multiparameter sonde. The record has no missing days.</w:t>
      </w:r>
    </w:p>
    <w:p w14:paraId="18C3A389" w14:textId="4FA54389" w:rsidR="00442C1D" w:rsidRDefault="00442C1D" w:rsidP="00442C1D">
      <w:pPr>
        <w:keepNext/>
        <w:jc w:val="center"/>
      </w:pPr>
      <w:r>
        <w:rPr>
          <w:noProof/>
        </w:rPr>
        <w:lastRenderedPageBreak/>
        <w:drawing>
          <wp:inline distT="0" distB="0" distL="0" distR="0" wp14:anchorId="2D30441F" wp14:editId="48E48583">
            <wp:extent cx="3093057" cy="309305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98249" cy="3098249"/>
                    </a:xfrm>
                    <a:prstGeom prst="rect">
                      <a:avLst/>
                    </a:prstGeom>
                    <a:noFill/>
                    <a:ln>
                      <a:noFill/>
                    </a:ln>
                  </pic:spPr>
                </pic:pic>
              </a:graphicData>
            </a:graphic>
          </wp:inline>
        </w:drawing>
      </w:r>
    </w:p>
    <w:p w14:paraId="01872032" w14:textId="769577F2" w:rsidR="004E27C2" w:rsidRDefault="00442C1D" w:rsidP="00442C1D">
      <w:pPr>
        <w:pStyle w:val="Caption"/>
        <w:rPr>
          <w:color w:val="auto"/>
        </w:rPr>
      </w:pPr>
      <w:r w:rsidRPr="00442C1D">
        <w:rPr>
          <w:color w:val="auto"/>
        </w:rPr>
        <w:t xml:space="preserve">Supplemental Figure </w:t>
      </w:r>
      <w:r w:rsidRPr="00442C1D">
        <w:rPr>
          <w:color w:val="auto"/>
        </w:rPr>
        <w:fldChar w:fldCharType="begin"/>
      </w:r>
      <w:r w:rsidRPr="00442C1D">
        <w:rPr>
          <w:color w:val="auto"/>
        </w:rPr>
        <w:instrText xml:space="preserve"> SEQ Supplemental_Figure \* ARABIC </w:instrText>
      </w:r>
      <w:r w:rsidRPr="00442C1D">
        <w:rPr>
          <w:color w:val="auto"/>
        </w:rPr>
        <w:fldChar w:fldCharType="separate"/>
      </w:r>
      <w:r w:rsidR="00405403">
        <w:rPr>
          <w:noProof/>
          <w:color w:val="auto"/>
        </w:rPr>
        <w:t>3</w:t>
      </w:r>
      <w:r w:rsidRPr="00442C1D">
        <w:rPr>
          <w:color w:val="auto"/>
        </w:rPr>
        <w:fldChar w:fldCharType="end"/>
      </w:r>
      <w:r w:rsidRPr="00442C1D">
        <w:rPr>
          <w:color w:val="auto"/>
        </w:rPr>
        <w:t xml:space="preserve">: Concentration-discharge plot for nitrate at HBEF watershed 3 for the 2016 water year. Observations are in black and the least squares regression line used in the rating and composite methods is in blue. Note the presence of hysteresis loops that our methods do not handle. The slope of the best fit line is </w:t>
      </w:r>
      <w:r w:rsidR="009E263B">
        <w:rPr>
          <w:color w:val="auto"/>
        </w:rPr>
        <w:t>0.11 with an r-squared of 0.07</w:t>
      </w:r>
      <w:r w:rsidRPr="00442C1D">
        <w:rPr>
          <w:color w:val="auto"/>
        </w:rPr>
        <w:t>. The nitrate time series has a mean of 0.048 mg/L and a standard deviation of 0.032 mg/L.</w:t>
      </w:r>
    </w:p>
    <w:p w14:paraId="7A011E22" w14:textId="78645C07" w:rsidR="00DD7665" w:rsidRDefault="00DD7665" w:rsidP="00DD7665">
      <w:pPr>
        <w:keepNext/>
        <w:jc w:val="center"/>
      </w:pPr>
      <w:r>
        <w:rPr>
          <w:noProof/>
        </w:rPr>
        <w:drawing>
          <wp:inline distT="0" distB="0" distL="0" distR="0" wp14:anchorId="0EFF80DC" wp14:editId="0ED3A234">
            <wp:extent cx="3283889" cy="328388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96878" cy="3296878"/>
                    </a:xfrm>
                    <a:prstGeom prst="rect">
                      <a:avLst/>
                    </a:prstGeom>
                    <a:noFill/>
                    <a:ln>
                      <a:noFill/>
                    </a:ln>
                  </pic:spPr>
                </pic:pic>
              </a:graphicData>
            </a:graphic>
          </wp:inline>
        </w:drawing>
      </w:r>
    </w:p>
    <w:p w14:paraId="1FADBA08" w14:textId="0AF7F211" w:rsidR="00DD7665" w:rsidRDefault="00DD7665" w:rsidP="00DD7665">
      <w:pPr>
        <w:pStyle w:val="Caption"/>
      </w:pPr>
      <w:r w:rsidRPr="007D318A">
        <w:rPr>
          <w:color w:val="auto"/>
        </w:rPr>
        <w:t xml:space="preserve">Supplemental Figure </w:t>
      </w:r>
      <w:r w:rsidRPr="007D318A">
        <w:rPr>
          <w:color w:val="auto"/>
        </w:rPr>
        <w:fldChar w:fldCharType="begin"/>
      </w:r>
      <w:r w:rsidRPr="007D318A">
        <w:rPr>
          <w:color w:val="auto"/>
        </w:rPr>
        <w:instrText xml:space="preserve"> SEQ Supplemental_Figure \* ARABIC </w:instrText>
      </w:r>
      <w:r w:rsidRPr="007D318A">
        <w:rPr>
          <w:color w:val="auto"/>
        </w:rPr>
        <w:fldChar w:fldCharType="separate"/>
      </w:r>
      <w:r w:rsidR="00405403">
        <w:rPr>
          <w:noProof/>
          <w:color w:val="auto"/>
        </w:rPr>
        <w:t>4</w:t>
      </w:r>
      <w:r w:rsidRPr="007D318A">
        <w:rPr>
          <w:color w:val="auto"/>
        </w:rPr>
        <w:fldChar w:fldCharType="end"/>
      </w:r>
      <w:r w:rsidRPr="007D318A">
        <w:rPr>
          <w:color w:val="auto"/>
        </w:rPr>
        <w:t xml:space="preserve">: </w:t>
      </w:r>
      <w:r w:rsidRPr="00442C1D">
        <w:rPr>
          <w:color w:val="auto"/>
        </w:rPr>
        <w:t xml:space="preserve">Concentration-discharge plot for </w:t>
      </w:r>
      <w:r>
        <w:rPr>
          <w:color w:val="auto"/>
        </w:rPr>
        <w:t>calcium</w:t>
      </w:r>
      <w:r w:rsidRPr="00442C1D">
        <w:rPr>
          <w:color w:val="auto"/>
        </w:rPr>
        <w:t xml:space="preserve"> at HBEF watershed 3 for the 2016 water year. Observations are in black and the least squares regression line used in the rating and composite methods is in blue. The slope of the best fit line is </w:t>
      </w:r>
      <w:r>
        <w:rPr>
          <w:color w:val="auto"/>
        </w:rPr>
        <w:t>-0.12 with an r-squared of 0.79</w:t>
      </w:r>
      <w:r w:rsidRPr="00442C1D">
        <w:rPr>
          <w:color w:val="auto"/>
        </w:rPr>
        <w:t xml:space="preserve">. The </w:t>
      </w:r>
      <w:r>
        <w:rPr>
          <w:color w:val="auto"/>
        </w:rPr>
        <w:t>calcium</w:t>
      </w:r>
      <w:r w:rsidRPr="00442C1D">
        <w:rPr>
          <w:color w:val="auto"/>
        </w:rPr>
        <w:t xml:space="preserve"> time series has a mean of 0.</w:t>
      </w:r>
      <w:r>
        <w:rPr>
          <w:color w:val="auto"/>
        </w:rPr>
        <w:t>86</w:t>
      </w:r>
      <w:r w:rsidRPr="00442C1D">
        <w:rPr>
          <w:color w:val="auto"/>
        </w:rPr>
        <w:t xml:space="preserve"> mg/L and a standard deviation of 0.</w:t>
      </w:r>
      <w:r>
        <w:rPr>
          <w:color w:val="auto"/>
        </w:rPr>
        <w:t>22</w:t>
      </w:r>
      <w:r w:rsidRPr="00442C1D">
        <w:rPr>
          <w:color w:val="auto"/>
        </w:rPr>
        <w:t xml:space="preserve"> mg/L.</w:t>
      </w:r>
    </w:p>
    <w:p w14:paraId="7B810165" w14:textId="646848BB" w:rsidR="00DD7665" w:rsidRDefault="00DD7665" w:rsidP="00AD6E60"/>
    <w:p w14:paraId="71823152" w14:textId="07D3911A" w:rsidR="00A45083" w:rsidRDefault="00A45083" w:rsidP="00A45083">
      <w:pPr>
        <w:pStyle w:val="Caption"/>
      </w:pPr>
      <w:r w:rsidRPr="007D318A">
        <w:rPr>
          <w:color w:val="auto"/>
        </w:rPr>
        <w:t xml:space="preserve">Supplemental </w:t>
      </w:r>
      <w:r>
        <w:rPr>
          <w:color w:val="auto"/>
        </w:rPr>
        <w:t>Table</w:t>
      </w:r>
      <w:r w:rsidRPr="007D318A">
        <w:rPr>
          <w:color w:val="auto"/>
        </w:rPr>
        <w:t xml:space="preserve"> </w:t>
      </w:r>
      <w:r>
        <w:rPr>
          <w:color w:val="auto"/>
        </w:rPr>
        <w:t>1</w:t>
      </w:r>
      <w:r w:rsidRPr="007D318A">
        <w:rPr>
          <w:color w:val="auto"/>
        </w:rPr>
        <w:t xml:space="preserve">: </w:t>
      </w:r>
      <w:r>
        <w:rPr>
          <w:color w:val="auto"/>
        </w:rPr>
        <w:t>A table of the results from the synthetic time series experiments. All values (except for number of outliers</w:t>
      </w:r>
      <w:r w:rsidR="007E792C">
        <w:rPr>
          <w:color w:val="auto"/>
        </w:rPr>
        <w:t>,</w:t>
      </w:r>
      <w:r>
        <w:rPr>
          <w:color w:val="auto"/>
        </w:rPr>
        <w:t xml:space="preserve"> which is a count) are</w:t>
      </w:r>
      <w:r w:rsidR="007E792C">
        <w:rPr>
          <w:color w:val="auto"/>
        </w:rPr>
        <w:t xml:space="preserve"> expressed</w:t>
      </w:r>
      <w:r>
        <w:rPr>
          <w:color w:val="auto"/>
        </w:rPr>
        <w:t xml:space="preserve"> in percent error.</w:t>
      </w:r>
    </w:p>
    <w:p w14:paraId="0FBB1F01" w14:textId="3BF22CED" w:rsidR="00A45083" w:rsidRPr="00DD7665" w:rsidRDefault="00A45083" w:rsidP="00AD6E60">
      <w:r>
        <w:lastRenderedPageBreak/>
        <w:t>(</w:t>
      </w:r>
      <w:proofErr w:type="gramStart"/>
      <w:r>
        <w:t>supplemental</w:t>
      </w:r>
      <w:proofErr w:type="gramEnd"/>
      <w:r>
        <w:t xml:space="preserve"> table 1 is available as supplemental_table_1.csv)</w:t>
      </w:r>
    </w:p>
    <w:sectPr w:rsidR="00A45083" w:rsidRPr="00DD7665">
      <w:footerReference w:type="default" r:id="rId23"/>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Ross,Matthew" w:date="2023-03-09T09:27:00Z" w:initials="MR">
    <w:p w14:paraId="5C505706" w14:textId="77777777" w:rsidR="00C91C3F" w:rsidRDefault="00C91C3F" w:rsidP="00D65023">
      <w:r>
        <w:rPr>
          <w:rStyle w:val="CommentReference"/>
        </w:rPr>
        <w:annotationRef/>
      </w:r>
      <w:r>
        <w:rPr>
          <w:color w:val="000000"/>
          <w:sz w:val="20"/>
          <w:szCs w:val="20"/>
        </w:rPr>
        <w:t>Define this concept and how we use it?</w:t>
      </w:r>
    </w:p>
  </w:comment>
  <w:comment w:id="4" w:author="Ross,Matthew" w:date="2023-03-09T09:29:00Z" w:initials="MR">
    <w:p w14:paraId="17F3EEF7" w14:textId="77777777" w:rsidR="00C3546D" w:rsidRDefault="00C3546D" w:rsidP="009949BB">
      <w:r>
        <w:rPr>
          <w:rStyle w:val="CommentReference"/>
        </w:rPr>
        <w:annotationRef/>
      </w:r>
      <w:r>
        <w:rPr>
          <w:color w:val="000000"/>
          <w:sz w:val="20"/>
          <w:szCs w:val="20"/>
        </w:rPr>
        <w:t xml:space="preserve">I think you could be even more explicit here. Researchers interested in how nutrients move through ecosystems can measure the inputs of nutrients from the atmosphere and soil and then measure the outputs of these nutrients in streamflow. The difference between these two can describe ecosystem functions like nutrient retention precisely and accurately. But they rely on accurate estimates of inputs and outputs. (WEC, Likens). This can merge with my comment upstream. </w:t>
      </w:r>
    </w:p>
    <w:p w14:paraId="14D6D8FC" w14:textId="77777777" w:rsidR="00C3546D" w:rsidRDefault="00C3546D" w:rsidP="009949BB"/>
  </w:comment>
  <w:comment w:id="6" w:author="Ross,Matthew" w:date="2023-03-09T09:29:00Z" w:initials="MR">
    <w:p w14:paraId="57336464" w14:textId="77777777" w:rsidR="00C3546D" w:rsidRDefault="00C3546D" w:rsidP="00FC1A4B">
      <w:r>
        <w:rPr>
          <w:rStyle w:val="CommentReference"/>
        </w:rPr>
        <w:annotationRef/>
      </w:r>
      <w:r>
        <w:rPr>
          <w:color w:val="000000"/>
          <w:sz w:val="20"/>
          <w:szCs w:val="20"/>
        </w:rPr>
        <w:t xml:space="preserve">As opposed to fake? Accurate? </w:t>
      </w:r>
    </w:p>
  </w:comment>
  <w:comment w:id="30" w:author="Ross,Matthew" w:date="2023-03-09T09:59:00Z" w:initials="MR">
    <w:p w14:paraId="53AB7323" w14:textId="77777777" w:rsidR="002D5AD2" w:rsidRDefault="002D5AD2" w:rsidP="0019639A">
      <w:r>
        <w:rPr>
          <w:rStyle w:val="CommentReference"/>
        </w:rPr>
        <w:annotationRef/>
      </w:r>
      <w:r>
        <w:rPr>
          <w:color w:val="000000"/>
          <w:sz w:val="20"/>
          <w:szCs w:val="20"/>
        </w:rPr>
        <w:t xml:space="preserve">Cite your cartoon of solute estimate techniques? </w:t>
      </w:r>
    </w:p>
  </w:comment>
  <w:comment w:id="31" w:author="Ross,Matthew" w:date="2023-03-09T10:00:00Z" w:initials="MR">
    <w:p w14:paraId="0755BC0A" w14:textId="77777777" w:rsidR="002D5AD2" w:rsidRDefault="002D5AD2" w:rsidP="0037684A">
      <w:r>
        <w:rPr>
          <w:rStyle w:val="CommentReference"/>
        </w:rPr>
        <w:annotationRef/>
      </w:r>
      <w:r>
        <w:rPr>
          <w:color w:val="000000"/>
          <w:sz w:val="20"/>
          <w:szCs w:val="20"/>
        </w:rPr>
        <w:t xml:space="preserve">I really think you need a cartoon! I didn’t see it. I think this is in your talks? </w:t>
      </w:r>
    </w:p>
    <w:p w14:paraId="39043A80" w14:textId="77777777" w:rsidR="002D5AD2" w:rsidRDefault="002D5AD2" w:rsidP="0037684A"/>
  </w:comment>
  <w:comment w:id="43" w:author="Ross,Matthew" w:date="2023-03-10T09:42:00Z" w:initials="MR">
    <w:p w14:paraId="12DAACD5" w14:textId="77777777" w:rsidR="00CB6374" w:rsidRDefault="00CB6374" w:rsidP="000C053D">
      <w:r>
        <w:rPr>
          <w:rStyle w:val="CommentReference"/>
        </w:rPr>
        <w:annotationRef/>
      </w:r>
      <w:r>
        <w:rPr>
          <w:color w:val="000000"/>
          <w:sz w:val="20"/>
          <w:szCs w:val="20"/>
        </w:rPr>
        <w:t xml:space="preserve">I think it’s plausible one final metaphor to make somewhere in intro is to talk about the power of Camels and other synthesis datasets that have unlocked more continental scale hydrology. Some language might be in the proposal where I already said that. Maybe take a look? </w:t>
      </w:r>
    </w:p>
  </w:comment>
  <w:comment w:id="45" w:author="Ross,Matthew" w:date="2023-03-10T09:43:00Z" w:initials="MR">
    <w:p w14:paraId="512D00FB" w14:textId="77777777" w:rsidR="00CB6374" w:rsidRDefault="00CB6374" w:rsidP="00C7725E">
      <w:r>
        <w:rPr>
          <w:rStyle w:val="CommentReference"/>
        </w:rPr>
        <w:annotationRef/>
      </w:r>
      <w:r>
        <w:rPr>
          <w:color w:val="000000"/>
          <w:sz w:val="20"/>
          <w:szCs w:val="20"/>
        </w:rPr>
        <w:t xml:space="preserve">I want a cartoon! Of all these methods. </w:t>
      </w:r>
    </w:p>
  </w:comment>
  <w:comment w:id="48" w:author="Ross,Matthew" w:date="2023-03-10T09:44:00Z" w:initials="MR">
    <w:p w14:paraId="5FF93BF2" w14:textId="77777777" w:rsidR="004751A5" w:rsidRDefault="004751A5" w:rsidP="00F5615B">
      <w:r>
        <w:rPr>
          <w:rStyle w:val="CommentReference"/>
        </w:rPr>
        <w:annotationRef/>
      </w:r>
      <w:r>
        <w:rPr>
          <w:color w:val="000000"/>
          <w:sz w:val="20"/>
          <w:szCs w:val="20"/>
        </w:rPr>
        <w:t xml:space="preserve">I’d change this figure such that it shows only 1 graph. That graph has hourly as the most frequent data source, then different colors show points of daily, weekly, bimonthly. These are colored with some monochrome color ramp. Like Black for hourly and shades of light green or something for the other ones. No need for 4 charts IMO. And 15 minute is too similar to hourly. Or 15 minute could be a ghostly gray or something. </w:t>
      </w:r>
    </w:p>
  </w:comment>
  <w:comment w:id="50" w:author="Ross,Matthew" w:date="2023-03-10T09:45:00Z" w:initials="MR">
    <w:p w14:paraId="0C973D2A" w14:textId="77777777" w:rsidR="00557129" w:rsidRDefault="00557129" w:rsidP="00567A76">
      <w:r>
        <w:rPr>
          <w:rStyle w:val="CommentReference"/>
        </w:rPr>
        <w:annotationRef/>
      </w:r>
      <w:r>
        <w:rPr>
          <w:color w:val="000000"/>
          <w:sz w:val="20"/>
          <w:szCs w:val="20"/>
        </w:rPr>
        <w:t xml:space="preserve">Figure? </w:t>
      </w:r>
    </w:p>
  </w:comment>
  <w:comment w:id="51" w:author="Ross,Matthew" w:date="2023-03-10T09:46:00Z" w:initials="MR">
    <w:p w14:paraId="09224C9A" w14:textId="77777777" w:rsidR="00C05F00" w:rsidRDefault="00C05F00" w:rsidP="002568DC">
      <w:r>
        <w:rPr>
          <w:rStyle w:val="CommentReference"/>
        </w:rPr>
        <w:annotationRef/>
      </w:r>
      <w:r>
        <w:rPr>
          <w:color w:val="000000"/>
          <w:sz w:val="20"/>
          <w:szCs w:val="20"/>
        </w:rPr>
        <w:t xml:space="preserve">We absolutely need a figure of the real Q time series in addition to the NO3 time series? I thought we discussed this? You can also show the actual arima breakdown of data. So the Q data in your mega panel figure has already been seen in full earlier. In general these methods are boringish too read and you should have a visual for reach section. </w:t>
      </w:r>
    </w:p>
  </w:comment>
  <w:comment w:id="54" w:author="Ross,Matthew" w:date="2023-03-10T09:48:00Z" w:initials="MR">
    <w:p w14:paraId="068B377C" w14:textId="77777777" w:rsidR="00FE7F7B" w:rsidRDefault="00FE7F7B" w:rsidP="00F75340">
      <w:r>
        <w:rPr>
          <w:rStyle w:val="CommentReference"/>
        </w:rPr>
        <w:annotationRef/>
      </w:r>
      <w:r>
        <w:rPr>
          <w:color w:val="000000"/>
          <w:sz w:val="20"/>
          <w:szCs w:val="20"/>
        </w:rPr>
        <w:t xml:space="preserve">Busy! Figure. Harder to follow. The full horizontal lines, make this somewhat harder to see what is going on. I’d have them just be little ticks that don’t cross the full figure (for hourly/weekly/etc…). </w:t>
      </w:r>
    </w:p>
    <w:p w14:paraId="25DC4399" w14:textId="77777777" w:rsidR="00FE7F7B" w:rsidRDefault="00FE7F7B" w:rsidP="00F75340"/>
    <w:p w14:paraId="5EEACDCD" w14:textId="77777777" w:rsidR="00FE7F7B" w:rsidRDefault="00FE7F7B" w:rsidP="00F75340">
      <w:r>
        <w:rPr>
          <w:color w:val="000000"/>
          <w:sz w:val="20"/>
          <w:szCs w:val="20"/>
        </w:rPr>
        <w:t xml:space="preserve">I’d also consider flipping the palette. Could the green/yellow outlined areas be black and gray and then the lines are some color that pops off of those? Right now it’s just hard to see the data. Could be a color palette thing. Whatever you choose here should thread through to your other figures . </w:t>
      </w:r>
    </w:p>
  </w:comment>
  <w:comment w:id="57" w:author="Ross,Matthew" w:date="2023-03-10T09:50:00Z" w:initials="MR">
    <w:p w14:paraId="4D914585" w14:textId="77777777" w:rsidR="0003120D" w:rsidRDefault="0003120D" w:rsidP="00833ABF">
      <w:r>
        <w:rPr>
          <w:rStyle w:val="CommentReference"/>
        </w:rPr>
        <w:annotationRef/>
      </w:r>
      <w:r>
        <w:rPr>
          <w:color w:val="000000"/>
          <w:sz w:val="20"/>
          <w:szCs w:val="20"/>
        </w:rPr>
        <w:t xml:space="preserve">In the methods I’d have the Q as a fully separate figure and the chemo/no pattern as well. </w:t>
      </w:r>
    </w:p>
    <w:p w14:paraId="5924E55E" w14:textId="77777777" w:rsidR="0003120D" w:rsidRDefault="0003120D" w:rsidP="00833ABF"/>
    <w:p w14:paraId="7780301F" w14:textId="77777777" w:rsidR="0003120D" w:rsidRDefault="0003120D" w:rsidP="00833ABF">
      <w:r>
        <w:rPr>
          <w:color w:val="000000"/>
          <w:sz w:val="20"/>
          <w:szCs w:val="20"/>
        </w:rPr>
        <w:t xml:space="preserve">The font size is dialed, but the box plot sizes feel smaller for some reason. Also that random jitter in the middle plot is confusing to me. (Error %) axis label is shifting that over which implies to me that the middle panel plot of this (the 3X4 box plot) was generated as separate calls to ggplot that you later mosaic. Why not make it one ggplot call that is faceted by storm flow and frequency? </w:t>
      </w:r>
    </w:p>
    <w:p w14:paraId="0BC30176" w14:textId="77777777" w:rsidR="0003120D" w:rsidRDefault="0003120D" w:rsidP="00833ABF"/>
    <w:p w14:paraId="2EBACFDB" w14:textId="77777777" w:rsidR="0003120D" w:rsidRDefault="0003120D" w:rsidP="00833ABF"/>
  </w:comment>
  <w:comment w:id="59" w:author="Ross,Matthew" w:date="2023-03-10T09:52:00Z" w:initials="MR">
    <w:p w14:paraId="7D09A7D5" w14:textId="77777777" w:rsidR="00D90CF5" w:rsidRDefault="00D90CF5" w:rsidP="00744438">
      <w:r>
        <w:rPr>
          <w:rStyle w:val="CommentReference"/>
        </w:rPr>
        <w:annotationRef/>
      </w:r>
      <w:r>
        <w:rPr>
          <w:color w:val="000000"/>
          <w:sz w:val="20"/>
          <w:szCs w:val="20"/>
        </w:rPr>
        <w:t xml:space="preserve">I thought this was going to show examples of the data types/shapes? I wonder if you can orient it more downward so it fills up a 8X11 page better? I think the cartoon data is important here. </w:t>
      </w:r>
    </w:p>
    <w:p w14:paraId="39A6040A" w14:textId="77777777" w:rsidR="00D90CF5" w:rsidRDefault="00D90CF5" w:rsidP="00744438"/>
  </w:comment>
  <w:comment w:id="62" w:author="Ross,Matthew" w:date="2023-03-10T09:53:00Z" w:initials="MR">
    <w:p w14:paraId="30E91956" w14:textId="77777777" w:rsidR="00D90CF5" w:rsidRDefault="00D90CF5" w:rsidP="0096073C">
      <w:r>
        <w:rPr>
          <w:rStyle w:val="CommentReference"/>
        </w:rPr>
        <w:annotationRef/>
      </w:r>
      <w:r>
        <w:rPr>
          <w:color w:val="000000"/>
          <w:sz w:val="20"/>
          <w:szCs w:val="20"/>
        </w:rPr>
        <w:t xml:space="preserve">Put all these in Paper! Why does it look so steppy? That seems wrong? And that super low flow day? IDK. Maybe unclog?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C505706" w15:done="0"/>
  <w15:commentEx w15:paraId="14D6D8FC" w15:done="0"/>
  <w15:commentEx w15:paraId="57336464" w15:done="0"/>
  <w15:commentEx w15:paraId="53AB7323" w15:done="0"/>
  <w15:commentEx w15:paraId="39043A80" w15:paraIdParent="53AB7323" w15:done="0"/>
  <w15:commentEx w15:paraId="12DAACD5" w15:done="0"/>
  <w15:commentEx w15:paraId="512D00FB" w15:done="0"/>
  <w15:commentEx w15:paraId="5FF93BF2" w15:done="0"/>
  <w15:commentEx w15:paraId="0C973D2A" w15:done="0"/>
  <w15:commentEx w15:paraId="09224C9A" w15:paraIdParent="0C973D2A" w15:done="0"/>
  <w15:commentEx w15:paraId="5EEACDCD" w15:done="0"/>
  <w15:commentEx w15:paraId="2EBACFDB" w15:done="0"/>
  <w15:commentEx w15:paraId="39A6040A" w15:done="0"/>
  <w15:commentEx w15:paraId="30E9195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B4250E" w16cex:dateUtc="2023-03-09T16:27:00Z"/>
  <w16cex:commentExtensible w16cex:durableId="27B42575" w16cex:dateUtc="2023-03-09T16:29:00Z"/>
  <w16cex:commentExtensible w16cex:durableId="27B42585" w16cex:dateUtc="2023-03-09T16:29:00Z"/>
  <w16cex:commentExtensible w16cex:durableId="27B42C94" w16cex:dateUtc="2023-03-09T16:59:00Z"/>
  <w16cex:commentExtensible w16cex:durableId="27B42CB8" w16cex:dateUtc="2023-03-09T17:00:00Z"/>
  <w16cex:commentExtensible w16cex:durableId="27B57A1E" w16cex:dateUtc="2023-03-10T16:42:00Z"/>
  <w16cex:commentExtensible w16cex:durableId="27B57A30" w16cex:dateUtc="2023-03-10T16:43:00Z"/>
  <w16cex:commentExtensible w16cex:durableId="27B57A91" w16cex:dateUtc="2023-03-10T16:44:00Z"/>
  <w16cex:commentExtensible w16cex:durableId="27B57AAD" w16cex:dateUtc="2023-03-10T16:45:00Z"/>
  <w16cex:commentExtensible w16cex:durableId="27B57AF4" w16cex:dateUtc="2023-03-10T16:46:00Z"/>
  <w16cex:commentExtensible w16cex:durableId="27B57B61" w16cex:dateUtc="2023-03-10T16:48:00Z"/>
  <w16cex:commentExtensible w16cex:durableId="27B57BE6" w16cex:dateUtc="2023-03-10T16:50:00Z"/>
  <w16cex:commentExtensible w16cex:durableId="27B57C59" w16cex:dateUtc="2023-03-10T16:52:00Z"/>
  <w16cex:commentExtensible w16cex:durableId="27B57C80" w16cex:dateUtc="2023-03-10T16: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C505706" w16cid:durableId="27B4250E"/>
  <w16cid:commentId w16cid:paraId="14D6D8FC" w16cid:durableId="27B42575"/>
  <w16cid:commentId w16cid:paraId="57336464" w16cid:durableId="27B42585"/>
  <w16cid:commentId w16cid:paraId="53AB7323" w16cid:durableId="27B42C94"/>
  <w16cid:commentId w16cid:paraId="39043A80" w16cid:durableId="27B42CB8"/>
  <w16cid:commentId w16cid:paraId="12DAACD5" w16cid:durableId="27B57A1E"/>
  <w16cid:commentId w16cid:paraId="512D00FB" w16cid:durableId="27B57A30"/>
  <w16cid:commentId w16cid:paraId="5FF93BF2" w16cid:durableId="27B57A91"/>
  <w16cid:commentId w16cid:paraId="0C973D2A" w16cid:durableId="27B57AAD"/>
  <w16cid:commentId w16cid:paraId="09224C9A" w16cid:durableId="27B57AF4"/>
  <w16cid:commentId w16cid:paraId="5EEACDCD" w16cid:durableId="27B57B61"/>
  <w16cid:commentId w16cid:paraId="2EBACFDB" w16cid:durableId="27B57BE6"/>
  <w16cid:commentId w16cid:paraId="39A6040A" w16cid:durableId="27B57C59"/>
  <w16cid:commentId w16cid:paraId="30E91956" w16cid:durableId="27B57C8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7249FE" w14:textId="77777777" w:rsidR="00184644" w:rsidRDefault="00184644" w:rsidP="00783F20">
      <w:pPr>
        <w:spacing w:line="240" w:lineRule="auto"/>
      </w:pPr>
      <w:r>
        <w:separator/>
      </w:r>
    </w:p>
  </w:endnote>
  <w:endnote w:type="continuationSeparator" w:id="0">
    <w:p w14:paraId="090019DA" w14:textId="77777777" w:rsidR="00184644" w:rsidRDefault="00184644" w:rsidP="00783F2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8511470"/>
      <w:docPartObj>
        <w:docPartGallery w:val="Page Numbers (Bottom of Page)"/>
        <w:docPartUnique/>
      </w:docPartObj>
    </w:sdtPr>
    <w:sdtEndPr>
      <w:rPr>
        <w:noProof/>
      </w:rPr>
    </w:sdtEndPr>
    <w:sdtContent>
      <w:p w14:paraId="1B03F6A3" w14:textId="3F4296E7" w:rsidR="00783F20" w:rsidRDefault="00783F2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F69FC44" w14:textId="77777777" w:rsidR="00783F20" w:rsidRDefault="00783F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C232B8" w14:textId="77777777" w:rsidR="00184644" w:rsidRDefault="00184644" w:rsidP="00783F20">
      <w:pPr>
        <w:spacing w:line="240" w:lineRule="auto"/>
      </w:pPr>
      <w:r>
        <w:separator/>
      </w:r>
    </w:p>
  </w:footnote>
  <w:footnote w:type="continuationSeparator" w:id="0">
    <w:p w14:paraId="1EC61A52" w14:textId="77777777" w:rsidR="00184644" w:rsidRDefault="00184644" w:rsidP="00783F20">
      <w:pPr>
        <w:spacing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oss,Matthew">
    <w15:presenceInfo w15:providerId="AD" w15:userId="S::mrvr@colostate.edu::10d0a0ab-ea7f-4383-98df-2167317f28a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770B"/>
    <w:rsid w:val="00021505"/>
    <w:rsid w:val="000270FA"/>
    <w:rsid w:val="0003120D"/>
    <w:rsid w:val="000336B7"/>
    <w:rsid w:val="00052C7B"/>
    <w:rsid w:val="000576EF"/>
    <w:rsid w:val="0006478D"/>
    <w:rsid w:val="00065950"/>
    <w:rsid w:val="00065C82"/>
    <w:rsid w:val="0008004F"/>
    <w:rsid w:val="00091EC2"/>
    <w:rsid w:val="000963C0"/>
    <w:rsid w:val="000A1AB8"/>
    <w:rsid w:val="000A530C"/>
    <w:rsid w:val="000B3828"/>
    <w:rsid w:val="000C1830"/>
    <w:rsid w:val="000D0C3F"/>
    <w:rsid w:val="000D159D"/>
    <w:rsid w:val="000D61D9"/>
    <w:rsid w:val="000D7696"/>
    <w:rsid w:val="000E0A39"/>
    <w:rsid w:val="000F63BF"/>
    <w:rsid w:val="000F67F8"/>
    <w:rsid w:val="0014773F"/>
    <w:rsid w:val="00161167"/>
    <w:rsid w:val="0016770B"/>
    <w:rsid w:val="00182136"/>
    <w:rsid w:val="00184644"/>
    <w:rsid w:val="00186BCF"/>
    <w:rsid w:val="00195CD9"/>
    <w:rsid w:val="001A2E8B"/>
    <w:rsid w:val="001D00EE"/>
    <w:rsid w:val="001E318A"/>
    <w:rsid w:val="001E438F"/>
    <w:rsid w:val="001E49AC"/>
    <w:rsid w:val="00211794"/>
    <w:rsid w:val="00214066"/>
    <w:rsid w:val="002338E1"/>
    <w:rsid w:val="00240557"/>
    <w:rsid w:val="00264C42"/>
    <w:rsid w:val="002A0F91"/>
    <w:rsid w:val="002A285F"/>
    <w:rsid w:val="002A4090"/>
    <w:rsid w:val="002B3ED8"/>
    <w:rsid w:val="002C0891"/>
    <w:rsid w:val="002C127A"/>
    <w:rsid w:val="002C4A8C"/>
    <w:rsid w:val="002D5AD2"/>
    <w:rsid w:val="002D60AA"/>
    <w:rsid w:val="002F6D9D"/>
    <w:rsid w:val="00305680"/>
    <w:rsid w:val="003101A1"/>
    <w:rsid w:val="00311B42"/>
    <w:rsid w:val="003320A6"/>
    <w:rsid w:val="003478D1"/>
    <w:rsid w:val="00377368"/>
    <w:rsid w:val="00383E45"/>
    <w:rsid w:val="00390928"/>
    <w:rsid w:val="0039526D"/>
    <w:rsid w:val="003D4475"/>
    <w:rsid w:val="003F0C14"/>
    <w:rsid w:val="003F0D30"/>
    <w:rsid w:val="003F28C5"/>
    <w:rsid w:val="00405403"/>
    <w:rsid w:val="004069E6"/>
    <w:rsid w:val="004104AA"/>
    <w:rsid w:val="00413AC9"/>
    <w:rsid w:val="0042096C"/>
    <w:rsid w:val="004217B0"/>
    <w:rsid w:val="00422BED"/>
    <w:rsid w:val="00442C1D"/>
    <w:rsid w:val="00446444"/>
    <w:rsid w:val="0046754C"/>
    <w:rsid w:val="004751A5"/>
    <w:rsid w:val="00477629"/>
    <w:rsid w:val="00481F89"/>
    <w:rsid w:val="00492491"/>
    <w:rsid w:val="004960FB"/>
    <w:rsid w:val="004967AF"/>
    <w:rsid w:val="004A2D79"/>
    <w:rsid w:val="004A7BA4"/>
    <w:rsid w:val="004C526B"/>
    <w:rsid w:val="004E0C9C"/>
    <w:rsid w:val="004E27C2"/>
    <w:rsid w:val="004E70C2"/>
    <w:rsid w:val="00502E02"/>
    <w:rsid w:val="005079B6"/>
    <w:rsid w:val="00517DBC"/>
    <w:rsid w:val="00536361"/>
    <w:rsid w:val="005372AF"/>
    <w:rsid w:val="00537B6F"/>
    <w:rsid w:val="00557129"/>
    <w:rsid w:val="00582B02"/>
    <w:rsid w:val="005846B2"/>
    <w:rsid w:val="00587D8E"/>
    <w:rsid w:val="005A51C6"/>
    <w:rsid w:val="005B0F65"/>
    <w:rsid w:val="005B52DE"/>
    <w:rsid w:val="005B67FB"/>
    <w:rsid w:val="005C350B"/>
    <w:rsid w:val="005D2859"/>
    <w:rsid w:val="005D4304"/>
    <w:rsid w:val="005E1B92"/>
    <w:rsid w:val="005F1609"/>
    <w:rsid w:val="006024BB"/>
    <w:rsid w:val="00611C7B"/>
    <w:rsid w:val="00616310"/>
    <w:rsid w:val="00622159"/>
    <w:rsid w:val="00627A03"/>
    <w:rsid w:val="00636597"/>
    <w:rsid w:val="00641E39"/>
    <w:rsid w:val="00644777"/>
    <w:rsid w:val="0065404B"/>
    <w:rsid w:val="006548FD"/>
    <w:rsid w:val="006836CF"/>
    <w:rsid w:val="006A0528"/>
    <w:rsid w:val="006A2CCF"/>
    <w:rsid w:val="006A557A"/>
    <w:rsid w:val="006B4F06"/>
    <w:rsid w:val="006D0C69"/>
    <w:rsid w:val="006D6058"/>
    <w:rsid w:val="006E09B9"/>
    <w:rsid w:val="006E658E"/>
    <w:rsid w:val="006F5957"/>
    <w:rsid w:val="006F7174"/>
    <w:rsid w:val="0070772C"/>
    <w:rsid w:val="0071402F"/>
    <w:rsid w:val="00726752"/>
    <w:rsid w:val="0073389E"/>
    <w:rsid w:val="00743873"/>
    <w:rsid w:val="00750917"/>
    <w:rsid w:val="007665AF"/>
    <w:rsid w:val="00766BBA"/>
    <w:rsid w:val="007747CE"/>
    <w:rsid w:val="00774C59"/>
    <w:rsid w:val="0078219E"/>
    <w:rsid w:val="00783F20"/>
    <w:rsid w:val="007924E6"/>
    <w:rsid w:val="007A0700"/>
    <w:rsid w:val="007A2ACA"/>
    <w:rsid w:val="007B1818"/>
    <w:rsid w:val="007C011E"/>
    <w:rsid w:val="007D2731"/>
    <w:rsid w:val="007D318A"/>
    <w:rsid w:val="007E792C"/>
    <w:rsid w:val="008202A0"/>
    <w:rsid w:val="008265E2"/>
    <w:rsid w:val="00834137"/>
    <w:rsid w:val="0084733F"/>
    <w:rsid w:val="00852B0F"/>
    <w:rsid w:val="00853F0F"/>
    <w:rsid w:val="00856BC2"/>
    <w:rsid w:val="008669F8"/>
    <w:rsid w:val="00874D66"/>
    <w:rsid w:val="00881B7E"/>
    <w:rsid w:val="00891CBB"/>
    <w:rsid w:val="008B3D25"/>
    <w:rsid w:val="008B6196"/>
    <w:rsid w:val="008D17AD"/>
    <w:rsid w:val="008E6503"/>
    <w:rsid w:val="008F5AFF"/>
    <w:rsid w:val="009075A4"/>
    <w:rsid w:val="009177F8"/>
    <w:rsid w:val="009253AB"/>
    <w:rsid w:val="00974AEA"/>
    <w:rsid w:val="00975EB8"/>
    <w:rsid w:val="0098381F"/>
    <w:rsid w:val="009911EA"/>
    <w:rsid w:val="009C350E"/>
    <w:rsid w:val="009C3D5B"/>
    <w:rsid w:val="009D11CB"/>
    <w:rsid w:val="009E263B"/>
    <w:rsid w:val="009E47EF"/>
    <w:rsid w:val="009F3142"/>
    <w:rsid w:val="009F6D2C"/>
    <w:rsid w:val="009F72C1"/>
    <w:rsid w:val="009F786F"/>
    <w:rsid w:val="00A137BF"/>
    <w:rsid w:val="00A27FB3"/>
    <w:rsid w:val="00A45083"/>
    <w:rsid w:val="00A730B7"/>
    <w:rsid w:val="00A93346"/>
    <w:rsid w:val="00AB5D0F"/>
    <w:rsid w:val="00AC3C4A"/>
    <w:rsid w:val="00AD4AA1"/>
    <w:rsid w:val="00AD6E60"/>
    <w:rsid w:val="00AE11B8"/>
    <w:rsid w:val="00B17ACB"/>
    <w:rsid w:val="00B250A6"/>
    <w:rsid w:val="00B523E0"/>
    <w:rsid w:val="00B77EE6"/>
    <w:rsid w:val="00B86742"/>
    <w:rsid w:val="00B92941"/>
    <w:rsid w:val="00B95DA1"/>
    <w:rsid w:val="00B97A4B"/>
    <w:rsid w:val="00BA60C3"/>
    <w:rsid w:val="00BC0932"/>
    <w:rsid w:val="00BF2C52"/>
    <w:rsid w:val="00BF41E8"/>
    <w:rsid w:val="00BF6F7F"/>
    <w:rsid w:val="00C05F00"/>
    <w:rsid w:val="00C3546D"/>
    <w:rsid w:val="00C52E5C"/>
    <w:rsid w:val="00C61F8E"/>
    <w:rsid w:val="00C62704"/>
    <w:rsid w:val="00C73E72"/>
    <w:rsid w:val="00C74DC7"/>
    <w:rsid w:val="00C75E73"/>
    <w:rsid w:val="00C84510"/>
    <w:rsid w:val="00C84771"/>
    <w:rsid w:val="00C91C3F"/>
    <w:rsid w:val="00C95EE9"/>
    <w:rsid w:val="00CB15CB"/>
    <w:rsid w:val="00CB6374"/>
    <w:rsid w:val="00CC625C"/>
    <w:rsid w:val="00CE3313"/>
    <w:rsid w:val="00CE7A08"/>
    <w:rsid w:val="00CF3F94"/>
    <w:rsid w:val="00CF466C"/>
    <w:rsid w:val="00D07D62"/>
    <w:rsid w:val="00D10B40"/>
    <w:rsid w:val="00D14EC6"/>
    <w:rsid w:val="00D42F32"/>
    <w:rsid w:val="00D51526"/>
    <w:rsid w:val="00D6457C"/>
    <w:rsid w:val="00D65698"/>
    <w:rsid w:val="00D81489"/>
    <w:rsid w:val="00D82E69"/>
    <w:rsid w:val="00D90CF5"/>
    <w:rsid w:val="00D96F15"/>
    <w:rsid w:val="00DD4415"/>
    <w:rsid w:val="00DD4F0B"/>
    <w:rsid w:val="00DD7665"/>
    <w:rsid w:val="00DE4D08"/>
    <w:rsid w:val="00DE7929"/>
    <w:rsid w:val="00E011B9"/>
    <w:rsid w:val="00E15BB5"/>
    <w:rsid w:val="00E31052"/>
    <w:rsid w:val="00E33BB0"/>
    <w:rsid w:val="00E5011F"/>
    <w:rsid w:val="00E95588"/>
    <w:rsid w:val="00EA01A4"/>
    <w:rsid w:val="00EB7EED"/>
    <w:rsid w:val="00F025F7"/>
    <w:rsid w:val="00F061A1"/>
    <w:rsid w:val="00F21837"/>
    <w:rsid w:val="00F25738"/>
    <w:rsid w:val="00F27BB5"/>
    <w:rsid w:val="00F379C2"/>
    <w:rsid w:val="00F464A2"/>
    <w:rsid w:val="00F552B1"/>
    <w:rsid w:val="00F6678D"/>
    <w:rsid w:val="00F67063"/>
    <w:rsid w:val="00F71EC1"/>
    <w:rsid w:val="00F84445"/>
    <w:rsid w:val="00FA0C16"/>
    <w:rsid w:val="00FA3CFB"/>
    <w:rsid w:val="00FB4CC0"/>
    <w:rsid w:val="00FB4E74"/>
    <w:rsid w:val="00FC6685"/>
    <w:rsid w:val="00FE7F7B"/>
    <w:rsid w:val="00FF3419"/>
    <w:rsid w:val="00FF3DE2"/>
    <w:rsid w:val="00FF4E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19523D"/>
  <w15:docId w15:val="{5AC5D85E-8F9E-4588-9674-26AD23B95E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PlaceholderText">
    <w:name w:val="Placeholder Text"/>
    <w:basedOn w:val="DefaultParagraphFont"/>
    <w:uiPriority w:val="99"/>
    <w:semiHidden/>
    <w:rsid w:val="009F3142"/>
    <w:rPr>
      <w:color w:val="808080"/>
    </w:rPr>
  </w:style>
  <w:style w:type="paragraph" w:styleId="Caption">
    <w:name w:val="caption"/>
    <w:basedOn w:val="Normal"/>
    <w:next w:val="Normal"/>
    <w:uiPriority w:val="35"/>
    <w:unhideWhenUsed/>
    <w:qFormat/>
    <w:rsid w:val="00311B42"/>
    <w:pPr>
      <w:spacing w:after="200" w:line="240" w:lineRule="auto"/>
    </w:pPr>
    <w:rPr>
      <w:i/>
      <w:iCs/>
      <w:color w:val="1F497D" w:themeColor="text2"/>
      <w:sz w:val="18"/>
      <w:szCs w:val="18"/>
    </w:rPr>
  </w:style>
  <w:style w:type="character" w:styleId="Hyperlink">
    <w:name w:val="Hyperlink"/>
    <w:basedOn w:val="DefaultParagraphFont"/>
    <w:uiPriority w:val="99"/>
    <w:unhideWhenUsed/>
    <w:rsid w:val="00FB4CC0"/>
    <w:rPr>
      <w:color w:val="0000FF" w:themeColor="hyperlink"/>
      <w:u w:val="single"/>
    </w:rPr>
  </w:style>
  <w:style w:type="character" w:styleId="UnresolvedMention">
    <w:name w:val="Unresolved Mention"/>
    <w:basedOn w:val="DefaultParagraphFont"/>
    <w:uiPriority w:val="99"/>
    <w:semiHidden/>
    <w:unhideWhenUsed/>
    <w:rsid w:val="00FB4CC0"/>
    <w:rPr>
      <w:color w:val="605E5C"/>
      <w:shd w:val="clear" w:color="auto" w:fill="E1DFDD"/>
    </w:rPr>
  </w:style>
  <w:style w:type="paragraph" w:styleId="NoSpacing">
    <w:name w:val="No Spacing"/>
    <w:uiPriority w:val="1"/>
    <w:qFormat/>
    <w:rsid w:val="0084733F"/>
    <w:pPr>
      <w:spacing w:line="240" w:lineRule="auto"/>
    </w:pPr>
  </w:style>
  <w:style w:type="paragraph" w:styleId="Header">
    <w:name w:val="header"/>
    <w:basedOn w:val="Normal"/>
    <w:link w:val="HeaderChar"/>
    <w:uiPriority w:val="99"/>
    <w:unhideWhenUsed/>
    <w:rsid w:val="00783F20"/>
    <w:pPr>
      <w:tabs>
        <w:tab w:val="center" w:pos="4680"/>
        <w:tab w:val="right" w:pos="9360"/>
      </w:tabs>
      <w:spacing w:line="240" w:lineRule="auto"/>
    </w:pPr>
  </w:style>
  <w:style w:type="character" w:customStyle="1" w:styleId="HeaderChar">
    <w:name w:val="Header Char"/>
    <w:basedOn w:val="DefaultParagraphFont"/>
    <w:link w:val="Header"/>
    <w:uiPriority w:val="99"/>
    <w:rsid w:val="00783F20"/>
  </w:style>
  <w:style w:type="paragraph" w:styleId="Footer">
    <w:name w:val="footer"/>
    <w:basedOn w:val="Normal"/>
    <w:link w:val="FooterChar"/>
    <w:uiPriority w:val="99"/>
    <w:unhideWhenUsed/>
    <w:rsid w:val="00783F20"/>
    <w:pPr>
      <w:tabs>
        <w:tab w:val="center" w:pos="4680"/>
        <w:tab w:val="right" w:pos="9360"/>
      </w:tabs>
      <w:spacing w:line="240" w:lineRule="auto"/>
    </w:pPr>
  </w:style>
  <w:style w:type="character" w:customStyle="1" w:styleId="FooterChar">
    <w:name w:val="Footer Char"/>
    <w:basedOn w:val="DefaultParagraphFont"/>
    <w:link w:val="Footer"/>
    <w:uiPriority w:val="99"/>
    <w:rsid w:val="00783F20"/>
  </w:style>
  <w:style w:type="table" w:styleId="TableGrid">
    <w:name w:val="Table Grid"/>
    <w:basedOn w:val="TableNormal"/>
    <w:uiPriority w:val="39"/>
    <w:rsid w:val="00AD6E6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0A1AB8"/>
    <w:pPr>
      <w:spacing w:line="240" w:lineRule="auto"/>
    </w:pPr>
  </w:style>
  <w:style w:type="character" w:styleId="CommentReference">
    <w:name w:val="annotation reference"/>
    <w:basedOn w:val="DefaultParagraphFont"/>
    <w:uiPriority w:val="99"/>
    <w:semiHidden/>
    <w:unhideWhenUsed/>
    <w:rsid w:val="00F84445"/>
    <w:rPr>
      <w:sz w:val="16"/>
      <w:szCs w:val="16"/>
    </w:rPr>
  </w:style>
  <w:style w:type="paragraph" w:styleId="CommentText">
    <w:name w:val="annotation text"/>
    <w:basedOn w:val="Normal"/>
    <w:link w:val="CommentTextChar"/>
    <w:uiPriority w:val="99"/>
    <w:unhideWhenUsed/>
    <w:rsid w:val="00F84445"/>
    <w:pPr>
      <w:spacing w:line="240" w:lineRule="auto"/>
    </w:pPr>
    <w:rPr>
      <w:sz w:val="20"/>
      <w:szCs w:val="20"/>
    </w:rPr>
  </w:style>
  <w:style w:type="character" w:customStyle="1" w:styleId="CommentTextChar">
    <w:name w:val="Comment Text Char"/>
    <w:basedOn w:val="DefaultParagraphFont"/>
    <w:link w:val="CommentText"/>
    <w:uiPriority w:val="99"/>
    <w:rsid w:val="00F84445"/>
    <w:rPr>
      <w:sz w:val="20"/>
      <w:szCs w:val="20"/>
    </w:rPr>
  </w:style>
  <w:style w:type="paragraph" w:styleId="CommentSubject">
    <w:name w:val="annotation subject"/>
    <w:basedOn w:val="CommentText"/>
    <w:next w:val="CommentText"/>
    <w:link w:val="CommentSubjectChar"/>
    <w:uiPriority w:val="99"/>
    <w:semiHidden/>
    <w:unhideWhenUsed/>
    <w:rsid w:val="00F84445"/>
    <w:rPr>
      <w:b/>
      <w:bCs/>
    </w:rPr>
  </w:style>
  <w:style w:type="character" w:customStyle="1" w:styleId="CommentSubjectChar">
    <w:name w:val="Comment Subject Char"/>
    <w:basedOn w:val="CommentTextChar"/>
    <w:link w:val="CommentSubject"/>
    <w:uiPriority w:val="99"/>
    <w:semiHidden/>
    <w:rsid w:val="00F8444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5161793">
      <w:bodyDiv w:val="1"/>
      <w:marLeft w:val="0"/>
      <w:marRight w:val="0"/>
      <w:marTop w:val="0"/>
      <w:marBottom w:val="0"/>
      <w:divBdr>
        <w:top w:val="none" w:sz="0" w:space="0" w:color="auto"/>
        <w:left w:val="none" w:sz="0" w:space="0" w:color="auto"/>
        <w:bottom w:val="none" w:sz="0" w:space="0" w:color="auto"/>
        <w:right w:val="none" w:sz="0" w:space="0" w:color="auto"/>
      </w:divBdr>
      <w:divsChild>
        <w:div w:id="264844497">
          <w:marLeft w:val="0"/>
          <w:marRight w:val="0"/>
          <w:marTop w:val="0"/>
          <w:marBottom w:val="0"/>
          <w:divBdr>
            <w:top w:val="none" w:sz="0" w:space="0" w:color="auto"/>
            <w:left w:val="none" w:sz="0" w:space="0" w:color="auto"/>
            <w:bottom w:val="none" w:sz="0" w:space="0" w:color="auto"/>
            <w:right w:val="none" w:sz="0" w:space="0" w:color="auto"/>
          </w:divBdr>
        </w:div>
        <w:div w:id="1121921590">
          <w:marLeft w:val="0"/>
          <w:marRight w:val="0"/>
          <w:marTop w:val="0"/>
          <w:marBottom w:val="0"/>
          <w:divBdr>
            <w:top w:val="none" w:sz="0" w:space="0" w:color="auto"/>
            <w:left w:val="none" w:sz="0" w:space="0" w:color="auto"/>
            <w:bottom w:val="none" w:sz="0" w:space="0" w:color="auto"/>
            <w:right w:val="none" w:sz="0" w:space="0" w:color="auto"/>
          </w:divBdr>
        </w:div>
        <w:div w:id="1578055127">
          <w:marLeft w:val="0"/>
          <w:marRight w:val="0"/>
          <w:marTop w:val="0"/>
          <w:marBottom w:val="0"/>
          <w:divBdr>
            <w:top w:val="none" w:sz="0" w:space="0" w:color="auto"/>
            <w:left w:val="none" w:sz="0" w:space="0" w:color="auto"/>
            <w:bottom w:val="none" w:sz="0" w:space="0" w:color="auto"/>
            <w:right w:val="none" w:sz="0" w:space="0" w:color="auto"/>
          </w:divBdr>
        </w:div>
        <w:div w:id="433985238">
          <w:marLeft w:val="0"/>
          <w:marRight w:val="0"/>
          <w:marTop w:val="0"/>
          <w:marBottom w:val="0"/>
          <w:divBdr>
            <w:top w:val="none" w:sz="0" w:space="0" w:color="auto"/>
            <w:left w:val="none" w:sz="0" w:space="0" w:color="auto"/>
            <w:bottom w:val="none" w:sz="0" w:space="0" w:color="auto"/>
            <w:right w:val="none" w:sz="0" w:space="0" w:color="auto"/>
          </w:divBdr>
        </w:div>
        <w:div w:id="265433257">
          <w:marLeft w:val="0"/>
          <w:marRight w:val="0"/>
          <w:marTop w:val="0"/>
          <w:marBottom w:val="0"/>
          <w:divBdr>
            <w:top w:val="none" w:sz="0" w:space="0" w:color="auto"/>
            <w:left w:val="none" w:sz="0" w:space="0" w:color="auto"/>
            <w:bottom w:val="none" w:sz="0" w:space="0" w:color="auto"/>
            <w:right w:val="none" w:sz="0" w:space="0" w:color="auto"/>
          </w:divBdr>
        </w:div>
        <w:div w:id="1636912580">
          <w:marLeft w:val="0"/>
          <w:marRight w:val="0"/>
          <w:marTop w:val="0"/>
          <w:marBottom w:val="0"/>
          <w:divBdr>
            <w:top w:val="none" w:sz="0" w:space="0" w:color="auto"/>
            <w:left w:val="none" w:sz="0" w:space="0" w:color="auto"/>
            <w:bottom w:val="none" w:sz="0" w:space="0" w:color="auto"/>
            <w:right w:val="none" w:sz="0" w:space="0" w:color="auto"/>
          </w:divBdr>
        </w:div>
        <w:div w:id="1940942363">
          <w:marLeft w:val="0"/>
          <w:marRight w:val="0"/>
          <w:marTop w:val="0"/>
          <w:marBottom w:val="0"/>
          <w:divBdr>
            <w:top w:val="none" w:sz="0" w:space="0" w:color="auto"/>
            <w:left w:val="none" w:sz="0" w:space="0" w:color="auto"/>
            <w:bottom w:val="none" w:sz="0" w:space="0" w:color="auto"/>
            <w:right w:val="none" w:sz="0" w:space="0" w:color="auto"/>
          </w:divBdr>
        </w:div>
        <w:div w:id="431123121">
          <w:marLeft w:val="0"/>
          <w:marRight w:val="0"/>
          <w:marTop w:val="0"/>
          <w:marBottom w:val="0"/>
          <w:divBdr>
            <w:top w:val="none" w:sz="0" w:space="0" w:color="auto"/>
            <w:left w:val="none" w:sz="0" w:space="0" w:color="auto"/>
            <w:bottom w:val="none" w:sz="0" w:space="0" w:color="auto"/>
            <w:right w:val="none" w:sz="0" w:space="0" w:color="auto"/>
          </w:divBdr>
        </w:div>
        <w:div w:id="940917167">
          <w:marLeft w:val="0"/>
          <w:marRight w:val="0"/>
          <w:marTop w:val="0"/>
          <w:marBottom w:val="0"/>
          <w:divBdr>
            <w:top w:val="none" w:sz="0" w:space="0" w:color="auto"/>
            <w:left w:val="none" w:sz="0" w:space="0" w:color="auto"/>
            <w:bottom w:val="none" w:sz="0" w:space="0" w:color="auto"/>
            <w:right w:val="none" w:sz="0" w:space="0" w:color="auto"/>
          </w:divBdr>
        </w:div>
        <w:div w:id="1607617459">
          <w:marLeft w:val="0"/>
          <w:marRight w:val="0"/>
          <w:marTop w:val="0"/>
          <w:marBottom w:val="0"/>
          <w:divBdr>
            <w:top w:val="none" w:sz="0" w:space="0" w:color="auto"/>
            <w:left w:val="none" w:sz="0" w:space="0" w:color="auto"/>
            <w:bottom w:val="none" w:sz="0" w:space="0" w:color="auto"/>
            <w:right w:val="none" w:sz="0" w:space="0" w:color="auto"/>
          </w:divBdr>
        </w:div>
        <w:div w:id="546376696">
          <w:marLeft w:val="0"/>
          <w:marRight w:val="0"/>
          <w:marTop w:val="0"/>
          <w:marBottom w:val="0"/>
          <w:divBdr>
            <w:top w:val="none" w:sz="0" w:space="0" w:color="auto"/>
            <w:left w:val="none" w:sz="0" w:space="0" w:color="auto"/>
            <w:bottom w:val="none" w:sz="0" w:space="0" w:color="auto"/>
            <w:right w:val="none" w:sz="0" w:space="0" w:color="auto"/>
          </w:divBdr>
        </w:div>
        <w:div w:id="564219774">
          <w:marLeft w:val="0"/>
          <w:marRight w:val="0"/>
          <w:marTop w:val="0"/>
          <w:marBottom w:val="0"/>
          <w:divBdr>
            <w:top w:val="none" w:sz="0" w:space="0" w:color="auto"/>
            <w:left w:val="none" w:sz="0" w:space="0" w:color="auto"/>
            <w:bottom w:val="none" w:sz="0" w:space="0" w:color="auto"/>
            <w:right w:val="none" w:sz="0" w:space="0" w:color="auto"/>
          </w:divBdr>
        </w:div>
        <w:div w:id="1027412200">
          <w:marLeft w:val="0"/>
          <w:marRight w:val="0"/>
          <w:marTop w:val="0"/>
          <w:marBottom w:val="0"/>
          <w:divBdr>
            <w:top w:val="none" w:sz="0" w:space="0" w:color="auto"/>
            <w:left w:val="none" w:sz="0" w:space="0" w:color="auto"/>
            <w:bottom w:val="none" w:sz="0" w:space="0" w:color="auto"/>
            <w:right w:val="none" w:sz="0" w:space="0" w:color="auto"/>
          </w:divBdr>
        </w:div>
        <w:div w:id="368729207">
          <w:marLeft w:val="0"/>
          <w:marRight w:val="0"/>
          <w:marTop w:val="0"/>
          <w:marBottom w:val="0"/>
          <w:divBdr>
            <w:top w:val="none" w:sz="0" w:space="0" w:color="auto"/>
            <w:left w:val="none" w:sz="0" w:space="0" w:color="auto"/>
            <w:bottom w:val="none" w:sz="0" w:space="0" w:color="auto"/>
            <w:right w:val="none" w:sz="0" w:space="0" w:color="auto"/>
          </w:divBdr>
        </w:div>
        <w:div w:id="1903447497">
          <w:marLeft w:val="0"/>
          <w:marRight w:val="0"/>
          <w:marTop w:val="0"/>
          <w:marBottom w:val="0"/>
          <w:divBdr>
            <w:top w:val="none" w:sz="0" w:space="0" w:color="auto"/>
            <w:left w:val="none" w:sz="0" w:space="0" w:color="auto"/>
            <w:bottom w:val="none" w:sz="0" w:space="0" w:color="auto"/>
            <w:right w:val="none" w:sz="0" w:space="0" w:color="auto"/>
          </w:divBdr>
        </w:div>
        <w:div w:id="729497356">
          <w:marLeft w:val="0"/>
          <w:marRight w:val="0"/>
          <w:marTop w:val="0"/>
          <w:marBottom w:val="0"/>
          <w:divBdr>
            <w:top w:val="none" w:sz="0" w:space="0" w:color="auto"/>
            <w:left w:val="none" w:sz="0" w:space="0" w:color="auto"/>
            <w:bottom w:val="none" w:sz="0" w:space="0" w:color="auto"/>
            <w:right w:val="none" w:sz="0" w:space="0" w:color="auto"/>
          </w:divBdr>
        </w:div>
        <w:div w:id="1227688659">
          <w:marLeft w:val="0"/>
          <w:marRight w:val="0"/>
          <w:marTop w:val="0"/>
          <w:marBottom w:val="0"/>
          <w:divBdr>
            <w:top w:val="none" w:sz="0" w:space="0" w:color="auto"/>
            <w:left w:val="none" w:sz="0" w:space="0" w:color="auto"/>
            <w:bottom w:val="none" w:sz="0" w:space="0" w:color="auto"/>
            <w:right w:val="none" w:sz="0" w:space="0" w:color="auto"/>
          </w:divBdr>
        </w:div>
      </w:divsChild>
    </w:div>
    <w:div w:id="2134249024">
      <w:bodyDiv w:val="1"/>
      <w:marLeft w:val="0"/>
      <w:marRight w:val="0"/>
      <w:marTop w:val="0"/>
      <w:marBottom w:val="0"/>
      <w:divBdr>
        <w:top w:val="none" w:sz="0" w:space="0" w:color="auto"/>
        <w:left w:val="none" w:sz="0" w:space="0" w:color="auto"/>
        <w:bottom w:val="none" w:sz="0" w:space="0" w:color="auto"/>
        <w:right w:val="none" w:sz="0" w:space="0" w:color="auto"/>
      </w:divBdr>
      <w:divsChild>
        <w:div w:id="451288020">
          <w:marLeft w:val="0"/>
          <w:marRight w:val="0"/>
          <w:marTop w:val="0"/>
          <w:marBottom w:val="0"/>
          <w:divBdr>
            <w:top w:val="none" w:sz="0" w:space="0" w:color="auto"/>
            <w:left w:val="none" w:sz="0" w:space="0" w:color="auto"/>
            <w:bottom w:val="none" w:sz="0" w:space="0" w:color="auto"/>
            <w:right w:val="none" w:sz="0" w:space="0" w:color="auto"/>
          </w:divBdr>
        </w:div>
        <w:div w:id="703218437">
          <w:marLeft w:val="0"/>
          <w:marRight w:val="0"/>
          <w:marTop w:val="0"/>
          <w:marBottom w:val="0"/>
          <w:divBdr>
            <w:top w:val="none" w:sz="0" w:space="0" w:color="auto"/>
            <w:left w:val="none" w:sz="0" w:space="0" w:color="auto"/>
            <w:bottom w:val="none" w:sz="0" w:space="0" w:color="auto"/>
            <w:right w:val="none" w:sz="0" w:space="0" w:color="auto"/>
          </w:divBdr>
        </w:div>
        <w:div w:id="88672515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2.png"/><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8.png"/><Relationship Id="rId25" Type="http://schemas.microsoft.com/office/2011/relationships/people" Target="people.xml"/><Relationship Id="rId2" Type="http://schemas.openxmlformats.org/officeDocument/2006/relationships/settings" Target="setting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styles" Target="styles.xml"/><Relationship Id="rId6" Type="http://schemas.openxmlformats.org/officeDocument/2006/relationships/comments" Target="comment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footnotes" Target="footnotes.xml"/><Relationship Id="rId9" Type="http://schemas.microsoft.com/office/2018/08/relationships/commentsExtensible" Target="commentsExtensible.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7487</TotalTime>
  <Pages>1</Pages>
  <Words>6032</Words>
  <Characters>34383</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Nick Gubbins</dc:creator>
  <cp:lastModifiedBy>Nick</cp:lastModifiedBy>
  <cp:revision>29</cp:revision>
  <dcterms:created xsi:type="dcterms:W3CDTF">2023-03-06T21:13:00Z</dcterms:created>
  <dcterms:modified xsi:type="dcterms:W3CDTF">2023-03-29T19:37:00Z</dcterms:modified>
</cp:coreProperties>
</file>